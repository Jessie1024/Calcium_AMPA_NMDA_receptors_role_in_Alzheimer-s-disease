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C8B43" w14:textId="70B15F63" w:rsidR="001B6C05" w:rsidRDefault="00EE47DE" w:rsidP="00696CD5">
      <w:pPr>
        <w:spacing w:line="480" w:lineRule="auto"/>
        <w:jc w:val="center"/>
        <w:rPr>
          <w:rFonts w:asciiTheme="majorEastAsia" w:hAnsiTheme="majorEastAsia" w:cstheme="majorEastAsia"/>
          <w:b/>
        </w:rPr>
      </w:pPr>
      <w:r>
        <w:rPr>
          <w:rFonts w:asciiTheme="majorEastAsia" w:hAnsiTheme="majorEastAsia" w:cstheme="majorEastAsia"/>
          <w:b/>
        </w:rPr>
        <w:t xml:space="preserve">The </w:t>
      </w:r>
      <w:r w:rsidR="008C3229">
        <w:rPr>
          <w:rFonts w:asciiTheme="majorEastAsia" w:hAnsiTheme="majorEastAsia" w:cstheme="majorEastAsia"/>
          <w:b/>
        </w:rPr>
        <w:t xml:space="preserve">role </w:t>
      </w:r>
      <w:r>
        <w:rPr>
          <w:rFonts w:asciiTheme="majorEastAsia" w:hAnsiTheme="majorEastAsia" w:cstheme="majorEastAsia"/>
          <w:b/>
        </w:rPr>
        <w:t xml:space="preserve">of </w:t>
      </w:r>
      <w:ins w:id="0" w:author="Yang,Qianhui (EID)" w:date="2018-06-19T17:02:00Z">
        <w:r w:rsidR="00710240" w:rsidRPr="00710240">
          <w:rPr>
            <w:rFonts w:asciiTheme="majorEastAsia" w:hAnsiTheme="majorEastAsia" w:cstheme="majorEastAsia"/>
            <w:b/>
          </w:rPr>
          <w:t>Ca</w:t>
        </w:r>
        <w:r w:rsidR="00710240" w:rsidRPr="00710240">
          <w:rPr>
            <w:rFonts w:asciiTheme="majorEastAsia" w:hAnsiTheme="majorEastAsia" w:cstheme="majorEastAsia"/>
            <w:b/>
            <w:vertAlign w:val="superscript"/>
          </w:rPr>
          <w:t>2+</w:t>
        </w:r>
      </w:ins>
      <w:ins w:id="1" w:author="Yang,Qianhui (EID)" w:date="2018-06-19T17:03:00Z">
        <w:r w:rsidR="00710240">
          <w:rPr>
            <w:rFonts w:asciiTheme="majorEastAsia" w:hAnsiTheme="majorEastAsia" w:cstheme="majorEastAsia"/>
            <w:b/>
          </w:rPr>
          <w:t xml:space="preserve">, </w:t>
        </w:r>
      </w:ins>
      <w:r w:rsidR="00131245" w:rsidRPr="00710240">
        <w:rPr>
          <w:rFonts w:asciiTheme="majorEastAsia" w:hAnsiTheme="majorEastAsia" w:cstheme="majorEastAsia"/>
          <w:b/>
        </w:rPr>
        <w:t>AMPA</w:t>
      </w:r>
      <w:ins w:id="2" w:author="Yang,Qianhui (EID)" w:date="2018-06-19T17:02:00Z">
        <w:r w:rsidR="00710240">
          <w:rPr>
            <w:rFonts w:asciiTheme="majorEastAsia" w:hAnsiTheme="majorEastAsia" w:cstheme="majorEastAsia"/>
            <w:b/>
          </w:rPr>
          <w:t xml:space="preserve"> and </w:t>
        </w:r>
      </w:ins>
      <w:del w:id="3" w:author="Yang,Qianhui (EID)" w:date="2018-06-19T17:02:00Z">
        <w:r w:rsidR="00131245" w:rsidDel="00710240">
          <w:rPr>
            <w:rFonts w:asciiTheme="majorEastAsia" w:hAnsiTheme="majorEastAsia" w:cstheme="majorEastAsia"/>
            <w:b/>
          </w:rPr>
          <w:delText xml:space="preserve"> and </w:delText>
        </w:r>
      </w:del>
      <w:r w:rsidR="00131245">
        <w:rPr>
          <w:rFonts w:asciiTheme="majorEastAsia" w:hAnsiTheme="majorEastAsia" w:cstheme="majorEastAsia"/>
          <w:b/>
        </w:rPr>
        <w:t>NMDA</w:t>
      </w:r>
      <w:r w:rsidR="00CD43DB">
        <w:rPr>
          <w:rFonts w:asciiTheme="majorEastAsia" w:hAnsiTheme="majorEastAsia" w:cstheme="majorEastAsia"/>
          <w:b/>
        </w:rPr>
        <w:t xml:space="preserve"> </w:t>
      </w:r>
      <w:r w:rsidR="00066EEA" w:rsidRPr="008F55E6">
        <w:rPr>
          <w:rFonts w:asciiTheme="majorEastAsia" w:hAnsiTheme="majorEastAsia" w:cstheme="majorEastAsia"/>
          <w:b/>
        </w:rPr>
        <w:t>receptor</w:t>
      </w:r>
      <w:r w:rsidR="00CD43DB">
        <w:rPr>
          <w:rFonts w:asciiTheme="majorEastAsia" w:hAnsiTheme="majorEastAsia" w:cstheme="majorEastAsia"/>
          <w:b/>
        </w:rPr>
        <w:t>s</w:t>
      </w:r>
      <w:r w:rsidR="00066EEA" w:rsidRPr="008F55E6">
        <w:rPr>
          <w:rFonts w:asciiTheme="majorEastAsia" w:hAnsiTheme="majorEastAsia" w:cstheme="majorEastAsia"/>
          <w:b/>
        </w:rPr>
        <w:t xml:space="preserve"> </w:t>
      </w:r>
      <w:r w:rsidR="00604BC1">
        <w:rPr>
          <w:rFonts w:asciiTheme="majorEastAsia" w:hAnsiTheme="majorEastAsia" w:cstheme="majorEastAsia"/>
          <w:b/>
        </w:rPr>
        <w:t xml:space="preserve">in the formation of </w:t>
      </w:r>
      <w:r w:rsidR="00066EEA" w:rsidRPr="008F55E6">
        <w:rPr>
          <w:rFonts w:asciiTheme="majorEastAsia" w:hAnsiTheme="majorEastAsia" w:cstheme="majorEastAsia"/>
          <w:b/>
        </w:rPr>
        <w:t xml:space="preserve">glutamate-induced </w:t>
      </w:r>
      <w:r w:rsidR="00484A95">
        <w:rPr>
          <w:rFonts w:asciiTheme="majorEastAsia" w:hAnsiTheme="majorEastAsia" w:cstheme="majorEastAsia"/>
          <w:b/>
        </w:rPr>
        <w:t xml:space="preserve">cofilin-actin </w:t>
      </w:r>
      <w:r w:rsidR="00066EEA" w:rsidRPr="008F55E6">
        <w:rPr>
          <w:rFonts w:asciiTheme="majorEastAsia" w:hAnsiTheme="majorEastAsia" w:cstheme="majorEastAsia"/>
          <w:b/>
        </w:rPr>
        <w:t>rods in axons and dendrites during neuronal maturation</w:t>
      </w:r>
    </w:p>
    <w:p w14:paraId="0767729E" w14:textId="77777777" w:rsidR="008F55E6" w:rsidRDefault="008F55E6" w:rsidP="00066EEA">
      <w:pPr>
        <w:jc w:val="center"/>
        <w:rPr>
          <w:rFonts w:asciiTheme="majorEastAsia" w:hAnsiTheme="majorEastAsia" w:cstheme="majorEastAsia"/>
          <w:b/>
        </w:rPr>
      </w:pPr>
    </w:p>
    <w:p w14:paraId="26A4D2BE" w14:textId="77777777" w:rsidR="008F55E6" w:rsidRDefault="008F55E6" w:rsidP="00066EEA">
      <w:pPr>
        <w:jc w:val="center"/>
        <w:rPr>
          <w:rFonts w:asciiTheme="majorEastAsia" w:hAnsiTheme="majorEastAsia" w:cstheme="majorEastAsia"/>
          <w:b/>
        </w:rPr>
      </w:pPr>
    </w:p>
    <w:p w14:paraId="1F19B78F" w14:textId="61A5F80B" w:rsidR="008F55E6" w:rsidRPr="00114950" w:rsidRDefault="00114950" w:rsidP="00114950">
      <w:pPr>
        <w:jc w:val="center"/>
        <w:rPr>
          <w:rFonts w:asciiTheme="majorEastAsia" w:hAnsiTheme="majorEastAsia" w:cstheme="majorEastAsia"/>
        </w:rPr>
      </w:pPr>
      <w:proofErr w:type="spellStart"/>
      <w:r w:rsidRPr="00114950">
        <w:rPr>
          <w:rFonts w:asciiTheme="majorEastAsia" w:hAnsiTheme="majorEastAsia" w:cstheme="majorEastAsia"/>
        </w:rPr>
        <w:t>Qianhui</w:t>
      </w:r>
      <w:proofErr w:type="spellEnd"/>
      <w:r w:rsidRPr="00114950">
        <w:rPr>
          <w:rFonts w:asciiTheme="majorEastAsia" w:hAnsiTheme="majorEastAsia" w:cstheme="majorEastAsia"/>
        </w:rPr>
        <w:t xml:space="preserve"> Yang</w:t>
      </w:r>
      <w:r w:rsidRPr="00114950">
        <w:rPr>
          <w:rFonts w:asciiTheme="majorEastAsia" w:hAnsiTheme="majorEastAsia" w:cstheme="majorEastAsia"/>
          <w:vertAlign w:val="superscript"/>
        </w:rPr>
        <w:t>1</w:t>
      </w:r>
      <w:r w:rsidRPr="00114950">
        <w:rPr>
          <w:rFonts w:asciiTheme="majorEastAsia" w:hAnsiTheme="majorEastAsia" w:cstheme="majorEastAsia"/>
        </w:rPr>
        <w:t>, Avery Runyan</w:t>
      </w:r>
      <w:r w:rsidRPr="00114950">
        <w:rPr>
          <w:rFonts w:asciiTheme="majorEastAsia" w:hAnsiTheme="majorEastAsia" w:cstheme="majorEastAsia"/>
          <w:vertAlign w:val="superscript"/>
        </w:rPr>
        <w:t>1,2</w:t>
      </w:r>
      <w:r w:rsidRPr="00114950">
        <w:rPr>
          <w:rFonts w:asciiTheme="majorEastAsia" w:hAnsiTheme="majorEastAsia" w:cstheme="majorEastAsia"/>
        </w:rPr>
        <w:t xml:space="preserve">, </w:t>
      </w:r>
      <w:r>
        <w:rPr>
          <w:rFonts w:asciiTheme="majorEastAsia" w:hAnsiTheme="majorEastAsia" w:cstheme="majorEastAsia"/>
        </w:rPr>
        <w:t>Chi W. Pak</w:t>
      </w:r>
      <w:r w:rsidRPr="00114950">
        <w:rPr>
          <w:rFonts w:asciiTheme="majorEastAsia" w:hAnsiTheme="majorEastAsia" w:cstheme="majorEastAsia"/>
          <w:vertAlign w:val="superscript"/>
        </w:rPr>
        <w:t>1,3</w:t>
      </w:r>
      <w:r>
        <w:rPr>
          <w:rFonts w:asciiTheme="majorEastAsia" w:hAnsiTheme="majorEastAsia" w:cstheme="majorEastAsia"/>
        </w:rPr>
        <w:t xml:space="preserve">, </w:t>
      </w:r>
      <w:r w:rsidRPr="00114950">
        <w:rPr>
          <w:rFonts w:asciiTheme="majorEastAsia" w:hAnsiTheme="majorEastAsia" w:cstheme="majorEastAsia"/>
        </w:rPr>
        <w:t>Laurie S. Minamide</w:t>
      </w:r>
      <w:r w:rsidRPr="00114950">
        <w:rPr>
          <w:rFonts w:asciiTheme="majorEastAsia" w:hAnsiTheme="majorEastAsia" w:cstheme="majorEastAsia"/>
          <w:vertAlign w:val="superscript"/>
        </w:rPr>
        <w:t>1</w:t>
      </w:r>
      <w:r>
        <w:rPr>
          <w:rFonts w:asciiTheme="majorEastAsia" w:hAnsiTheme="majorEastAsia" w:cstheme="majorEastAsia"/>
        </w:rPr>
        <w:t>, James R. Bamburg</w:t>
      </w:r>
      <w:r w:rsidRPr="00114950">
        <w:rPr>
          <w:rFonts w:asciiTheme="majorEastAsia" w:hAnsiTheme="majorEastAsia" w:cstheme="majorEastAsia"/>
          <w:vertAlign w:val="superscript"/>
        </w:rPr>
        <w:t>1</w:t>
      </w:r>
    </w:p>
    <w:p w14:paraId="7980BE93" w14:textId="77777777" w:rsidR="008F55E6" w:rsidRDefault="008F55E6" w:rsidP="00066EEA">
      <w:pPr>
        <w:jc w:val="center"/>
        <w:rPr>
          <w:rFonts w:asciiTheme="majorEastAsia" w:hAnsiTheme="majorEastAsia" w:cstheme="majorEastAsia"/>
          <w:b/>
        </w:rPr>
      </w:pPr>
    </w:p>
    <w:p w14:paraId="2E15E8D6" w14:textId="3729B0F0" w:rsidR="00114950" w:rsidRDefault="00114950" w:rsidP="00114950">
      <w:pPr>
        <w:rPr>
          <w:rFonts w:asciiTheme="majorEastAsia" w:hAnsiTheme="majorEastAsia" w:cstheme="majorEastAsia"/>
        </w:rPr>
      </w:pPr>
      <w:r w:rsidRPr="00114950">
        <w:rPr>
          <w:rFonts w:asciiTheme="majorEastAsia" w:hAnsiTheme="majorEastAsia" w:cstheme="majorEastAsia"/>
          <w:vertAlign w:val="superscript"/>
        </w:rPr>
        <w:t>1</w:t>
      </w:r>
      <w:r w:rsidRPr="00114950">
        <w:rPr>
          <w:rFonts w:asciiTheme="majorEastAsia" w:hAnsiTheme="majorEastAsia" w:cstheme="majorEastAsia"/>
        </w:rPr>
        <w:t>Department of Biochemistry and Molecular Biology, Colorado State University, Fort Collins, CO 80523-1870</w:t>
      </w:r>
    </w:p>
    <w:p w14:paraId="30AD2ACF" w14:textId="77777777" w:rsidR="00114950" w:rsidRDefault="00114950" w:rsidP="00114950">
      <w:pPr>
        <w:rPr>
          <w:rFonts w:asciiTheme="majorEastAsia" w:hAnsiTheme="majorEastAsia" w:cstheme="majorEastAsia"/>
        </w:rPr>
      </w:pPr>
    </w:p>
    <w:p w14:paraId="78572D09" w14:textId="77777777" w:rsidR="00114950" w:rsidRDefault="00114950" w:rsidP="00114950">
      <w:pPr>
        <w:rPr>
          <w:rFonts w:asciiTheme="majorEastAsia" w:hAnsiTheme="majorEastAsia" w:cstheme="majorEastAsia"/>
        </w:rPr>
      </w:pPr>
    </w:p>
    <w:p w14:paraId="56DE5864"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Corresponding Author:</w:t>
      </w:r>
      <w:r w:rsidRPr="00114950">
        <w:rPr>
          <w:rFonts w:asciiTheme="majorEastAsia" w:hAnsiTheme="majorEastAsia" w:cstheme="majorEastAsia"/>
        </w:rPr>
        <w:tab/>
        <w:t xml:space="preserve">James R. </w:t>
      </w:r>
      <w:proofErr w:type="spellStart"/>
      <w:r w:rsidRPr="00114950">
        <w:rPr>
          <w:rFonts w:asciiTheme="majorEastAsia" w:hAnsiTheme="majorEastAsia" w:cstheme="majorEastAsia"/>
        </w:rPr>
        <w:t>Bamburg</w:t>
      </w:r>
      <w:proofErr w:type="spellEnd"/>
    </w:p>
    <w:p w14:paraId="2AF1DECE"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Department of Biochemistry and Molecular Biology</w:t>
      </w:r>
    </w:p>
    <w:p w14:paraId="1BFD5397"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1870 Campus Delivery</w:t>
      </w:r>
    </w:p>
    <w:p w14:paraId="607C77A8"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Colorado State University</w:t>
      </w:r>
    </w:p>
    <w:p w14:paraId="220763E4"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Fort Collins, CO 80523-1870</w:t>
      </w:r>
    </w:p>
    <w:p w14:paraId="108FDEF9"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 xml:space="preserve">Tel: 970-491-6096; </w:t>
      </w:r>
    </w:p>
    <w:p w14:paraId="7A69B252" w14:textId="77777777" w:rsid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Email: james.bamburg@colostate.edu</w:t>
      </w:r>
    </w:p>
    <w:p w14:paraId="49DAA359" w14:textId="77777777" w:rsidR="001D36FC" w:rsidRDefault="001D36FC" w:rsidP="00114950">
      <w:pPr>
        <w:spacing w:line="480" w:lineRule="auto"/>
        <w:rPr>
          <w:rFonts w:asciiTheme="majorEastAsia" w:hAnsiTheme="majorEastAsia" w:cstheme="majorEastAsia"/>
        </w:rPr>
      </w:pPr>
      <w:r>
        <w:rPr>
          <w:rFonts w:asciiTheme="majorEastAsia" w:hAnsiTheme="majorEastAsia" w:cstheme="majorEastAsia"/>
        </w:rPr>
        <w:t xml:space="preserve">Other Email: </w:t>
      </w:r>
      <w:r>
        <w:rPr>
          <w:rFonts w:asciiTheme="majorEastAsia" w:hAnsiTheme="majorEastAsia" w:cstheme="majorEastAsia"/>
        </w:rPr>
        <w:tab/>
        <w:t xml:space="preserve">qyang311@rams.colostate.edu; </w:t>
      </w:r>
    </w:p>
    <w:p w14:paraId="1BBCCE54" w14:textId="6B1FA087" w:rsidR="001D36FC" w:rsidRPr="00114950" w:rsidRDefault="001D36FC" w:rsidP="00114950">
      <w:pPr>
        <w:spacing w:line="480" w:lineRule="auto"/>
        <w:rPr>
          <w:rFonts w:asciiTheme="majorEastAsia" w:hAnsiTheme="majorEastAsia" w:cstheme="majorEastAsia"/>
        </w:rPr>
      </w:pPr>
      <w:r>
        <w:rPr>
          <w:rFonts w:asciiTheme="majorEastAsia" w:hAnsiTheme="majorEastAsia" w:cstheme="majorEastAsia"/>
        </w:rPr>
        <w:tab/>
      </w:r>
      <w:r>
        <w:rPr>
          <w:rFonts w:asciiTheme="majorEastAsia" w:hAnsiTheme="majorEastAsia" w:cstheme="majorEastAsia"/>
        </w:rPr>
        <w:tab/>
        <w:t>laurie.minamide@colostate.edu</w:t>
      </w:r>
    </w:p>
    <w:p w14:paraId="6AEC3B84" w14:textId="375E4F42" w:rsidR="00114950" w:rsidRDefault="00114950" w:rsidP="00114950">
      <w:pPr>
        <w:rPr>
          <w:rFonts w:asciiTheme="majorEastAsia" w:hAnsiTheme="majorEastAsia" w:cstheme="majorEastAsia"/>
        </w:rPr>
      </w:pPr>
      <w:r w:rsidRPr="00114950">
        <w:rPr>
          <w:rFonts w:asciiTheme="majorEastAsia" w:hAnsiTheme="majorEastAsia" w:cstheme="majorEastAsia"/>
          <w:vertAlign w:val="superscript"/>
        </w:rPr>
        <w:t>2</w:t>
      </w:r>
      <w:r w:rsidRPr="00114950">
        <w:rPr>
          <w:rFonts w:asciiTheme="majorEastAsia" w:hAnsiTheme="majorEastAsia" w:cstheme="majorEastAsia"/>
        </w:rPr>
        <w:t xml:space="preserve"> Present address:</w:t>
      </w:r>
      <w:r>
        <w:rPr>
          <w:rFonts w:asciiTheme="majorEastAsia" w:hAnsiTheme="majorEastAsia" w:cstheme="majorEastAsia"/>
        </w:rPr>
        <w:t xml:space="preserve">  Department of Neurobiology and Anatomy, Drexel University College of medicine, 2900 W. Queen Lane, Philadelphia, PA </w:t>
      </w:r>
      <w:proofErr w:type="gramStart"/>
      <w:r>
        <w:rPr>
          <w:rFonts w:asciiTheme="majorEastAsia" w:hAnsiTheme="majorEastAsia" w:cstheme="majorEastAsia"/>
        </w:rPr>
        <w:t>19129</w:t>
      </w:r>
      <w:r w:rsidR="001D36FC">
        <w:rPr>
          <w:rFonts w:asciiTheme="majorEastAsia" w:hAnsiTheme="majorEastAsia" w:cstheme="majorEastAsia"/>
        </w:rPr>
        <w:t xml:space="preserve">  </w:t>
      </w:r>
      <w:r w:rsidR="001D36FC">
        <w:rPr>
          <w:rFonts w:asciiTheme="majorEastAsia" w:hAnsiTheme="majorEastAsia" w:cstheme="majorEastAsia"/>
        </w:rPr>
        <w:tab/>
      </w:r>
      <w:proofErr w:type="gramEnd"/>
      <w:r w:rsidR="001D36FC">
        <w:rPr>
          <w:rFonts w:asciiTheme="majorEastAsia" w:hAnsiTheme="majorEastAsia" w:cstheme="majorEastAsia"/>
        </w:rPr>
        <w:t>amr475@drexel.edu</w:t>
      </w:r>
    </w:p>
    <w:p w14:paraId="6D1A1F39" w14:textId="77777777" w:rsidR="00114950" w:rsidRDefault="00114950" w:rsidP="00114950">
      <w:pPr>
        <w:rPr>
          <w:rFonts w:asciiTheme="majorEastAsia" w:hAnsiTheme="majorEastAsia" w:cstheme="majorEastAsia"/>
        </w:rPr>
      </w:pPr>
    </w:p>
    <w:p w14:paraId="33E7C33A" w14:textId="38136654" w:rsidR="00114950" w:rsidRPr="00114950" w:rsidRDefault="00114950" w:rsidP="00114950">
      <w:pPr>
        <w:rPr>
          <w:rFonts w:asciiTheme="majorEastAsia" w:hAnsiTheme="majorEastAsia" w:cstheme="majorEastAsia"/>
        </w:rPr>
      </w:pPr>
      <w:r w:rsidRPr="00114950">
        <w:rPr>
          <w:rFonts w:asciiTheme="majorEastAsia" w:hAnsiTheme="majorEastAsia" w:cstheme="majorEastAsia"/>
          <w:vertAlign w:val="superscript"/>
        </w:rPr>
        <w:t>3</w:t>
      </w:r>
      <w:r>
        <w:rPr>
          <w:rFonts w:asciiTheme="majorEastAsia" w:hAnsiTheme="majorEastAsia" w:cstheme="majorEastAsia"/>
        </w:rPr>
        <w:t>Present address:</w:t>
      </w:r>
      <w:r w:rsidR="001D36FC">
        <w:rPr>
          <w:rFonts w:asciiTheme="majorEastAsia" w:hAnsiTheme="majorEastAsia" w:cstheme="majorEastAsia"/>
        </w:rPr>
        <w:t xml:space="preserve"> Depa</w:t>
      </w:r>
      <w:r>
        <w:rPr>
          <w:rFonts w:asciiTheme="majorEastAsia" w:hAnsiTheme="majorEastAsia" w:cstheme="majorEastAsia"/>
        </w:rPr>
        <w:t>rtment of Microbiology</w:t>
      </w:r>
      <w:r w:rsidR="001D36FC">
        <w:rPr>
          <w:rFonts w:asciiTheme="majorEastAsia" w:hAnsiTheme="majorEastAsia" w:cstheme="majorEastAsia"/>
        </w:rPr>
        <w:t>, University of Texas Southwestern Medical Center, 5323 Harry Hines Boulevard, Dallas, TX 75390-</w:t>
      </w:r>
      <w:proofErr w:type="gramStart"/>
      <w:r w:rsidR="001D36FC">
        <w:rPr>
          <w:rFonts w:asciiTheme="majorEastAsia" w:hAnsiTheme="majorEastAsia" w:cstheme="majorEastAsia"/>
        </w:rPr>
        <w:t xml:space="preserve">9048  </w:t>
      </w:r>
      <w:r w:rsidR="001D36FC">
        <w:rPr>
          <w:rFonts w:asciiTheme="majorEastAsia" w:hAnsiTheme="majorEastAsia" w:cstheme="majorEastAsia"/>
        </w:rPr>
        <w:tab/>
      </w:r>
      <w:proofErr w:type="gramEnd"/>
      <w:r w:rsidR="001D36FC">
        <w:rPr>
          <w:rFonts w:asciiTheme="majorEastAsia" w:hAnsiTheme="majorEastAsia" w:cstheme="majorEastAsia"/>
        </w:rPr>
        <w:t>chi.pak@utsouthwestern.edu</w:t>
      </w:r>
    </w:p>
    <w:p w14:paraId="1733BF6D" w14:textId="77777777" w:rsidR="00114950" w:rsidRDefault="00114950" w:rsidP="00066EEA">
      <w:pPr>
        <w:jc w:val="center"/>
        <w:rPr>
          <w:rFonts w:asciiTheme="majorEastAsia" w:hAnsiTheme="majorEastAsia" w:cstheme="majorEastAsia"/>
          <w:b/>
        </w:rPr>
      </w:pPr>
    </w:p>
    <w:p w14:paraId="37437D9C" w14:textId="77777777" w:rsidR="00114950" w:rsidRDefault="00114950" w:rsidP="00066EEA">
      <w:pPr>
        <w:jc w:val="center"/>
        <w:rPr>
          <w:rFonts w:asciiTheme="majorEastAsia" w:hAnsiTheme="majorEastAsia" w:cstheme="majorEastAsia"/>
          <w:b/>
        </w:rPr>
      </w:pPr>
    </w:p>
    <w:p w14:paraId="5D1D923F" w14:textId="77777777" w:rsidR="008F55E6" w:rsidRDefault="008F55E6" w:rsidP="00066EEA">
      <w:pPr>
        <w:jc w:val="center"/>
        <w:rPr>
          <w:rFonts w:asciiTheme="majorEastAsia" w:hAnsiTheme="majorEastAsia" w:cstheme="majorEastAsia"/>
          <w:b/>
        </w:rPr>
      </w:pPr>
    </w:p>
    <w:p w14:paraId="579600E5" w14:textId="77777777" w:rsidR="00114950" w:rsidRDefault="00114950" w:rsidP="00066EEA">
      <w:pPr>
        <w:jc w:val="center"/>
        <w:rPr>
          <w:rFonts w:asciiTheme="majorEastAsia" w:hAnsiTheme="majorEastAsia" w:cstheme="majorEastAsia"/>
          <w:b/>
        </w:rPr>
      </w:pPr>
    </w:p>
    <w:p w14:paraId="52805998" w14:textId="77777777" w:rsidR="008F55E6" w:rsidRDefault="008F55E6" w:rsidP="00066EEA">
      <w:pPr>
        <w:jc w:val="center"/>
        <w:rPr>
          <w:rFonts w:asciiTheme="majorEastAsia" w:hAnsiTheme="majorEastAsia" w:cstheme="majorEastAsia"/>
          <w:b/>
        </w:rPr>
      </w:pPr>
    </w:p>
    <w:p w14:paraId="20FA0CD7" w14:textId="77777777" w:rsidR="008F55E6" w:rsidRDefault="008F55E6" w:rsidP="00066EEA">
      <w:pPr>
        <w:jc w:val="center"/>
        <w:rPr>
          <w:rFonts w:asciiTheme="majorEastAsia" w:hAnsiTheme="majorEastAsia" w:cstheme="majorEastAsia"/>
          <w:b/>
        </w:rPr>
      </w:pPr>
    </w:p>
    <w:p w14:paraId="6BE579BC" w14:textId="77777777" w:rsidR="00CA61A0" w:rsidRDefault="00CA61A0" w:rsidP="00066EEA">
      <w:pPr>
        <w:jc w:val="center"/>
        <w:rPr>
          <w:rFonts w:asciiTheme="majorEastAsia" w:hAnsiTheme="majorEastAsia" w:cstheme="majorEastAsia"/>
          <w:b/>
        </w:rPr>
      </w:pPr>
    </w:p>
    <w:p w14:paraId="5D7C22EC" w14:textId="77777777" w:rsidR="00CA61A0" w:rsidRDefault="00CA61A0" w:rsidP="00066EEA">
      <w:pPr>
        <w:jc w:val="center"/>
        <w:rPr>
          <w:rFonts w:asciiTheme="majorEastAsia" w:hAnsiTheme="majorEastAsia" w:cstheme="majorEastAsia"/>
          <w:b/>
        </w:rPr>
      </w:pPr>
    </w:p>
    <w:p w14:paraId="7E549ADC" w14:textId="77777777" w:rsidR="00CA61A0" w:rsidRDefault="00CA61A0" w:rsidP="00066EEA">
      <w:pPr>
        <w:jc w:val="center"/>
        <w:rPr>
          <w:rFonts w:asciiTheme="majorEastAsia" w:hAnsiTheme="majorEastAsia" w:cstheme="majorEastAsia"/>
          <w:b/>
        </w:rPr>
      </w:pPr>
    </w:p>
    <w:p w14:paraId="0EC5F60B" w14:textId="77777777" w:rsidR="00CA61A0" w:rsidRDefault="00CA61A0" w:rsidP="00066EEA">
      <w:pPr>
        <w:jc w:val="center"/>
        <w:rPr>
          <w:rFonts w:asciiTheme="majorEastAsia" w:hAnsiTheme="majorEastAsia" w:cstheme="majorEastAsia"/>
          <w:b/>
        </w:rPr>
      </w:pPr>
    </w:p>
    <w:p w14:paraId="5B7CAAE2" w14:textId="77777777" w:rsidR="00CA61A0" w:rsidRDefault="00CA61A0" w:rsidP="00066EEA">
      <w:pPr>
        <w:jc w:val="center"/>
        <w:rPr>
          <w:rFonts w:asciiTheme="majorEastAsia" w:hAnsiTheme="majorEastAsia" w:cstheme="majorEastAsia"/>
          <w:b/>
        </w:rPr>
      </w:pPr>
    </w:p>
    <w:p w14:paraId="053524E9" w14:textId="3BE0C053" w:rsidR="00D36C97" w:rsidRDefault="00D36C97" w:rsidP="00CA61A0">
      <w:pPr>
        <w:rPr>
          <w:rFonts w:asciiTheme="majorEastAsia" w:hAnsiTheme="majorEastAsia" w:cstheme="majorEastAsia"/>
          <w:b/>
        </w:rPr>
      </w:pPr>
      <w:r w:rsidRPr="00D36C97">
        <w:rPr>
          <w:rFonts w:asciiTheme="majorEastAsia" w:hAnsiTheme="majorEastAsia" w:cstheme="majorEastAsia"/>
          <w:b/>
        </w:rPr>
        <w:t xml:space="preserve">Abstract </w:t>
      </w:r>
      <w:r w:rsidR="00D15A7D">
        <w:rPr>
          <w:rFonts w:asciiTheme="majorEastAsia" w:hAnsiTheme="majorEastAsia" w:cstheme="majorEastAsia"/>
          <w:b/>
        </w:rPr>
        <w:t>(247</w:t>
      </w:r>
      <w:r w:rsidR="00A608CC">
        <w:rPr>
          <w:rFonts w:asciiTheme="majorEastAsia" w:hAnsiTheme="majorEastAsia" w:cstheme="majorEastAsia"/>
          <w:b/>
        </w:rPr>
        <w:t xml:space="preserve"> words)</w:t>
      </w:r>
    </w:p>
    <w:p w14:paraId="7B9FCE31" w14:textId="77777777" w:rsidR="00943D83" w:rsidRDefault="00943D83" w:rsidP="00CA61A0">
      <w:pPr>
        <w:rPr>
          <w:rFonts w:asciiTheme="majorEastAsia" w:hAnsiTheme="majorEastAsia" w:cstheme="majorEastAsia"/>
          <w:b/>
        </w:rPr>
      </w:pPr>
    </w:p>
    <w:p w14:paraId="01DC9F5C" w14:textId="14F9D04E" w:rsidR="00943D83" w:rsidRPr="00340C46" w:rsidRDefault="00943D83" w:rsidP="00943D83">
      <w:pPr>
        <w:spacing w:line="480" w:lineRule="auto"/>
        <w:ind w:firstLine="720"/>
        <w:rPr>
          <w:rFonts w:asciiTheme="minorEastAsia" w:hAnsiTheme="minorEastAsia" w:cstheme="minorEastAsia"/>
        </w:rPr>
      </w:pPr>
      <w:r>
        <w:rPr>
          <w:rFonts w:asciiTheme="majorEastAsia" w:hAnsiTheme="majorEastAsia" w:cstheme="majorEastAsia"/>
        </w:rPr>
        <w:t xml:space="preserve">Bundles of filaments (rods) containing actin and cofilin </w:t>
      </w:r>
      <w:r w:rsidR="00216710">
        <w:rPr>
          <w:rFonts w:asciiTheme="majorEastAsia" w:hAnsiTheme="majorEastAsia" w:cstheme="majorEastAsia"/>
        </w:rPr>
        <w:t>form</w:t>
      </w:r>
      <w:r>
        <w:rPr>
          <w:rFonts w:asciiTheme="majorEastAsia" w:hAnsiTheme="majorEastAsia" w:cstheme="majorEastAsia"/>
        </w:rPr>
        <w:t xml:space="preserve"> in </w:t>
      </w:r>
      <w:r w:rsidR="00092C1A">
        <w:rPr>
          <w:rFonts w:asciiTheme="majorEastAsia" w:hAnsiTheme="majorEastAsia" w:cstheme="majorEastAsia"/>
        </w:rPr>
        <w:t>neurites</w:t>
      </w:r>
      <w:r>
        <w:rPr>
          <w:rFonts w:asciiTheme="majorEastAsia" w:hAnsiTheme="majorEastAsia" w:cstheme="majorEastAsia"/>
        </w:rPr>
        <w:t xml:space="preserve"> of stressed neurons</w:t>
      </w:r>
      <w:r w:rsidR="003630A4">
        <w:rPr>
          <w:rFonts w:asciiTheme="majorEastAsia" w:hAnsiTheme="majorEastAsia" w:cstheme="majorEastAsia"/>
        </w:rPr>
        <w:t xml:space="preserve"> where they cause</w:t>
      </w:r>
      <w:r w:rsidRPr="00AC338D">
        <w:rPr>
          <w:rFonts w:asciiTheme="majorEastAsia" w:hAnsiTheme="majorEastAsia" w:cstheme="majorEastAsia"/>
        </w:rPr>
        <w:t xml:space="preserve"> synaptic dysfunction</w:t>
      </w:r>
      <w:r w:rsidR="003630A4">
        <w:rPr>
          <w:rFonts w:asciiTheme="majorEastAsia" w:hAnsiTheme="majorEastAsia" w:cstheme="majorEastAsia"/>
        </w:rPr>
        <w:t>.</w:t>
      </w:r>
      <w:r>
        <w:rPr>
          <w:rFonts w:asciiTheme="majorEastAsia" w:hAnsiTheme="majorEastAsia" w:cstheme="majorEastAsia"/>
        </w:rPr>
        <w:t xml:space="preserve"> </w:t>
      </w:r>
      <w:r w:rsidR="00323E1A">
        <w:rPr>
          <w:rFonts w:asciiTheme="majorEastAsia" w:hAnsiTheme="majorEastAsia" w:cstheme="majorEastAsia"/>
        </w:rPr>
        <w:t xml:space="preserve">In E18 rat hippocampal neurons cultured 5-7 days in vitro (DIV), </w:t>
      </w:r>
      <w:r w:rsidR="00092C1A">
        <w:rPr>
          <w:rFonts w:asciiTheme="majorEastAsia" w:hAnsiTheme="majorEastAsia" w:cstheme="majorEastAsia"/>
        </w:rPr>
        <w:t xml:space="preserve">excitotoxic levels of </w:t>
      </w:r>
      <w:r w:rsidR="00323E1A">
        <w:rPr>
          <w:rFonts w:asciiTheme="majorEastAsia" w:hAnsiTheme="majorEastAsia" w:cstheme="majorEastAsia"/>
        </w:rPr>
        <w:t>g</w:t>
      </w:r>
      <w:r w:rsidR="00092C1A">
        <w:rPr>
          <w:rFonts w:asciiTheme="majorEastAsia" w:hAnsiTheme="majorEastAsia" w:cstheme="majorEastAsia"/>
        </w:rPr>
        <w:t>lutamate induce</w:t>
      </w:r>
      <w:r w:rsidR="007922C2">
        <w:rPr>
          <w:rFonts w:asciiTheme="majorEastAsia" w:hAnsiTheme="majorEastAsia" w:cstheme="majorEastAsia"/>
        </w:rPr>
        <w:t xml:space="preserve"> r</w:t>
      </w:r>
      <w:r w:rsidR="001D36FC">
        <w:rPr>
          <w:rFonts w:asciiTheme="majorEastAsia" w:hAnsiTheme="majorEastAsia" w:cstheme="majorEastAsia"/>
        </w:rPr>
        <w:t>od</w:t>
      </w:r>
      <w:r w:rsidR="00323E1A">
        <w:rPr>
          <w:rFonts w:asciiTheme="majorEastAsia" w:hAnsiTheme="majorEastAsia" w:cstheme="majorEastAsia"/>
        </w:rPr>
        <w:t xml:space="preserve"> formation </w:t>
      </w:r>
      <w:r w:rsidR="00092C1A">
        <w:rPr>
          <w:rFonts w:asciiTheme="majorEastAsia" w:hAnsiTheme="majorEastAsia" w:cstheme="majorEastAsia"/>
        </w:rPr>
        <w:t xml:space="preserve">that </w:t>
      </w:r>
      <w:r w:rsidR="00BB3D53">
        <w:rPr>
          <w:rFonts w:asciiTheme="majorEastAsia" w:hAnsiTheme="majorEastAsia" w:cstheme="majorEastAsia"/>
        </w:rPr>
        <w:t xml:space="preserve">occurs predominantly in dendrites and </w:t>
      </w:r>
      <w:r w:rsidR="00323E1A">
        <w:rPr>
          <w:rFonts w:asciiTheme="majorEastAsia" w:hAnsiTheme="majorEastAsia" w:cstheme="majorEastAsia"/>
        </w:rPr>
        <w:t>is mediated by AMPA receptors</w:t>
      </w:r>
      <w:r w:rsidR="00092C1A">
        <w:rPr>
          <w:rFonts w:asciiTheme="majorEastAsia" w:hAnsiTheme="majorEastAsia" w:cstheme="majorEastAsia"/>
        </w:rPr>
        <w:t xml:space="preserve"> independent of</w:t>
      </w:r>
      <w:r w:rsidR="007922C2">
        <w:rPr>
          <w:rFonts w:asciiTheme="majorEastAsia" w:hAnsiTheme="majorEastAsia" w:cstheme="majorEastAsia"/>
        </w:rPr>
        <w:t xml:space="preserve"> extracellular Ca</w:t>
      </w:r>
      <w:r w:rsidR="007922C2" w:rsidRPr="007922C2">
        <w:rPr>
          <w:rFonts w:asciiTheme="majorEastAsia" w:hAnsiTheme="majorEastAsia" w:cstheme="majorEastAsia"/>
          <w:vertAlign w:val="superscript"/>
        </w:rPr>
        <w:t>2+</w:t>
      </w:r>
      <w:r w:rsidR="007922C2">
        <w:rPr>
          <w:rFonts w:asciiTheme="majorEastAsia" w:hAnsiTheme="majorEastAsia" w:cstheme="majorEastAsia"/>
        </w:rPr>
        <w:t xml:space="preserve">. </w:t>
      </w:r>
      <w:r>
        <w:rPr>
          <w:rFonts w:asciiTheme="majorEastAsia" w:hAnsiTheme="majorEastAsia" w:cstheme="majorEastAsia"/>
        </w:rPr>
        <w:t xml:space="preserve">Here we </w:t>
      </w:r>
      <w:r w:rsidR="00092C1A">
        <w:rPr>
          <w:rFonts w:asciiTheme="majorEastAsia" w:hAnsiTheme="majorEastAsia" w:cstheme="majorEastAsia"/>
        </w:rPr>
        <w:t xml:space="preserve">examine if the glutamate receptors responsible for rod formation change during development and </w:t>
      </w:r>
      <w:r>
        <w:rPr>
          <w:rFonts w:asciiTheme="majorEastAsia" w:hAnsiTheme="majorEastAsia" w:cstheme="majorEastAsia"/>
        </w:rPr>
        <w:t>address the loca</w:t>
      </w:r>
      <w:r w:rsidR="00FF08FC">
        <w:rPr>
          <w:rFonts w:asciiTheme="majorEastAsia" w:hAnsiTheme="majorEastAsia" w:cstheme="majorEastAsia"/>
        </w:rPr>
        <w:t>tion</w:t>
      </w:r>
      <w:r>
        <w:rPr>
          <w:rFonts w:asciiTheme="majorEastAsia" w:hAnsiTheme="majorEastAsia" w:cstheme="majorEastAsia"/>
        </w:rPr>
        <w:t xml:space="preserve"> of rods between axons and dendrites</w:t>
      </w:r>
      <w:r w:rsidR="00092C1A">
        <w:rPr>
          <w:rFonts w:asciiTheme="majorEastAsia" w:hAnsiTheme="majorEastAsia" w:cstheme="majorEastAsia"/>
        </w:rPr>
        <w:t xml:space="preserve"> in r</w:t>
      </w:r>
      <w:r w:rsidR="00FF08FC">
        <w:rPr>
          <w:rFonts w:asciiTheme="majorEastAsia" w:hAnsiTheme="majorEastAsia" w:cstheme="majorEastAsia"/>
        </w:rPr>
        <w:t xml:space="preserve">at hippocampal </w:t>
      </w:r>
      <w:r>
        <w:rPr>
          <w:rFonts w:asciiTheme="majorEastAsia" w:hAnsiTheme="majorEastAsia" w:cstheme="majorEastAsia"/>
        </w:rPr>
        <w:t xml:space="preserve">neurons cultured </w:t>
      </w:r>
      <w:r w:rsidR="00FF08FC">
        <w:rPr>
          <w:rFonts w:asciiTheme="majorEastAsia" w:hAnsiTheme="majorEastAsia" w:cstheme="majorEastAsia"/>
        </w:rPr>
        <w:t>for 7, 14 or 21 DIV</w:t>
      </w:r>
      <w:r w:rsidR="00092C1A">
        <w:rPr>
          <w:rFonts w:asciiTheme="majorEastAsia" w:hAnsiTheme="majorEastAsia" w:cstheme="majorEastAsia"/>
        </w:rPr>
        <w:t xml:space="preserve"> and treated for 1 </w:t>
      </w:r>
      <w:proofErr w:type="spellStart"/>
      <w:r w:rsidR="00092C1A">
        <w:rPr>
          <w:rFonts w:asciiTheme="majorEastAsia" w:hAnsiTheme="majorEastAsia" w:cstheme="majorEastAsia"/>
        </w:rPr>
        <w:t>hr</w:t>
      </w:r>
      <w:proofErr w:type="spellEnd"/>
      <w:r w:rsidR="00092C1A">
        <w:rPr>
          <w:rFonts w:asciiTheme="majorEastAsia" w:hAnsiTheme="majorEastAsia" w:cstheme="majorEastAsia"/>
        </w:rPr>
        <w:t xml:space="preserve"> with </w:t>
      </w:r>
      <w:r>
        <w:rPr>
          <w:rFonts w:asciiTheme="majorEastAsia" w:hAnsiTheme="majorEastAsia" w:cstheme="majorEastAsia"/>
        </w:rPr>
        <w:t xml:space="preserve">glutamate. </w:t>
      </w:r>
      <w:r w:rsidR="00F4404D">
        <w:rPr>
          <w:rFonts w:asciiTheme="majorEastAsia" w:hAnsiTheme="majorEastAsia" w:cstheme="majorEastAsia"/>
        </w:rPr>
        <w:t xml:space="preserve"> </w:t>
      </w:r>
      <w:r w:rsidR="00092C1A">
        <w:rPr>
          <w:rFonts w:asciiTheme="majorEastAsia" w:hAnsiTheme="majorEastAsia" w:cstheme="majorEastAsia"/>
        </w:rPr>
        <w:t>Inhibition of metabotropic glutamate receptors had no effect on rod formation at any age in culture.  Antagonists of AMPA receptors blocked rod formation at all ages of development whereas antagonists of NMDA receptors did not decrease glutamate induced rod formation at 7 DIV but did</w:t>
      </w:r>
      <w:r w:rsidR="00F4404D">
        <w:rPr>
          <w:rFonts w:asciiTheme="majorEastAsia" w:hAnsiTheme="majorEastAsia" w:cstheme="majorEastAsia"/>
        </w:rPr>
        <w:t xml:space="preserve"> decrease rods in neurons 14 and 21 DIV. The number of </w:t>
      </w:r>
      <w:proofErr w:type="gramStart"/>
      <w:r w:rsidR="00F4404D">
        <w:rPr>
          <w:rFonts w:asciiTheme="majorEastAsia" w:hAnsiTheme="majorEastAsia" w:cstheme="majorEastAsia"/>
        </w:rPr>
        <w:t>rods/neuron</w:t>
      </w:r>
      <w:proofErr w:type="gramEnd"/>
      <w:r w:rsidR="00F4404D">
        <w:rPr>
          <w:rFonts w:asciiTheme="majorEastAsia" w:hAnsiTheme="majorEastAsia" w:cstheme="majorEastAsia"/>
        </w:rPr>
        <w:t xml:space="preserve"> induced by AMPA declines between 7 and 14 DIV although total glutamate-induced rods/neuron doubled, confirming the increased role for NMDA receptors in rod formation during maturation.  Furthermore, glutamate-induced rod formation in neurons 7 DIV was</w:t>
      </w:r>
      <w:r w:rsidR="00685DE4">
        <w:rPr>
          <w:rFonts w:asciiTheme="majorEastAsia" w:hAnsiTheme="majorEastAsia" w:cstheme="majorEastAsia"/>
        </w:rPr>
        <w:t xml:space="preserve"> Ca</w:t>
      </w:r>
      <w:r w:rsidR="00685DE4" w:rsidRPr="00685DE4">
        <w:rPr>
          <w:rFonts w:asciiTheme="majorEastAsia" w:hAnsiTheme="majorEastAsia" w:cstheme="majorEastAsia"/>
          <w:vertAlign w:val="superscript"/>
        </w:rPr>
        <w:t>2+</w:t>
      </w:r>
      <w:r w:rsidR="00685DE4">
        <w:rPr>
          <w:rFonts w:asciiTheme="majorEastAsia" w:hAnsiTheme="majorEastAsia" w:cstheme="majorEastAsia"/>
        </w:rPr>
        <w:t xml:space="preserve">-independent </w:t>
      </w:r>
      <w:r w:rsidR="00F4404D">
        <w:rPr>
          <w:rFonts w:asciiTheme="majorEastAsia" w:hAnsiTheme="majorEastAsia" w:cstheme="majorEastAsia"/>
        </w:rPr>
        <w:t xml:space="preserve">whereas by </w:t>
      </w:r>
      <w:ins w:id="4" w:author="Yang,Qianhui (EID)" w:date="2018-06-18T15:08:00Z">
        <w:r w:rsidR="00A91E63">
          <w:rPr>
            <w:rFonts w:asciiTheme="majorEastAsia" w:hAnsiTheme="majorEastAsia" w:cstheme="majorEastAsia"/>
          </w:rPr>
          <w:t>21</w:t>
        </w:r>
      </w:ins>
      <w:del w:id="5" w:author="Yang,Qianhui (EID)" w:date="2018-06-18T15:08:00Z">
        <w:r w:rsidR="00F4404D" w:rsidDel="00A91E63">
          <w:rPr>
            <w:rFonts w:asciiTheme="majorEastAsia" w:hAnsiTheme="majorEastAsia" w:cstheme="majorEastAsia"/>
          </w:rPr>
          <w:delText>14</w:delText>
        </w:r>
      </w:del>
      <w:r w:rsidR="00F4404D">
        <w:rPr>
          <w:rFonts w:asciiTheme="majorEastAsia" w:hAnsiTheme="majorEastAsia" w:cstheme="majorEastAsia"/>
        </w:rPr>
        <w:t xml:space="preserve"> DIV rod formation </w:t>
      </w:r>
      <w:r w:rsidR="00F4404D" w:rsidRPr="00F4404D">
        <w:rPr>
          <w:rFonts w:asciiTheme="majorEastAsia" w:hAnsiTheme="majorEastAsia" w:cstheme="majorEastAsia"/>
          <w:highlight w:val="yellow"/>
        </w:rPr>
        <w:t xml:space="preserve">showed </w:t>
      </w:r>
      <w:del w:id="6" w:author="Yang,Qianhui (EID)" w:date="2018-06-18T15:08:00Z">
        <w:r w:rsidR="00BB3D53" w:rsidDel="00A91E63">
          <w:rPr>
            <w:rFonts w:asciiTheme="majorEastAsia" w:hAnsiTheme="majorEastAsia" w:cstheme="majorEastAsia"/>
            <w:highlight w:val="yellow"/>
          </w:rPr>
          <w:delText>[</w:delText>
        </w:r>
      </w:del>
      <w:r w:rsidR="00F4404D" w:rsidRPr="00F4404D">
        <w:rPr>
          <w:rFonts w:asciiTheme="majorEastAsia" w:hAnsiTheme="majorEastAsia" w:cstheme="majorEastAsia"/>
          <w:highlight w:val="yellow"/>
        </w:rPr>
        <w:t xml:space="preserve">increasing dependence on </w:t>
      </w:r>
      <w:r w:rsidR="00F4404D" w:rsidRPr="00F4404D">
        <w:rPr>
          <w:rFonts w:asciiTheme="majorEastAsia" w:hAnsiTheme="majorEastAsia" w:cstheme="majorEastAsia"/>
          <w:highlight w:val="yellow"/>
        </w:rPr>
        <w:lastRenderedPageBreak/>
        <w:t>extracellular Ca</w:t>
      </w:r>
      <w:r w:rsidR="00F4404D" w:rsidRPr="00F4404D">
        <w:rPr>
          <w:rFonts w:asciiTheme="majorEastAsia" w:hAnsiTheme="majorEastAsia" w:cstheme="majorEastAsia"/>
          <w:highlight w:val="yellow"/>
          <w:vertAlign w:val="superscript"/>
        </w:rPr>
        <w:t>2+</w:t>
      </w:r>
      <w:del w:id="7" w:author="Yang,Qianhui (EID)" w:date="2018-06-18T15:08:00Z">
        <w:r w:rsidR="00BB3D53" w:rsidDel="00A91E63">
          <w:rPr>
            <w:rFonts w:asciiTheme="majorEastAsia" w:hAnsiTheme="majorEastAsia" w:cstheme="majorEastAsia"/>
          </w:rPr>
          <w:delText>]</w:delText>
        </w:r>
      </w:del>
      <w:r w:rsidR="00BB3D53">
        <w:rPr>
          <w:rFonts w:asciiTheme="majorEastAsia" w:hAnsiTheme="majorEastAsia" w:cstheme="majorEastAsia"/>
        </w:rPr>
        <w:t>?</w:t>
      </w:r>
      <w:r w:rsidR="00F4404D">
        <w:rPr>
          <w:rFonts w:asciiTheme="majorEastAsia" w:hAnsiTheme="majorEastAsia" w:cstheme="majorEastAsia"/>
        </w:rPr>
        <w:t xml:space="preserve">  R</w:t>
      </w:r>
      <w:r w:rsidR="00F4404D" w:rsidRPr="00AC338D">
        <w:rPr>
          <w:rFonts w:asciiTheme="majorEastAsia" w:hAnsiTheme="majorEastAsia" w:cstheme="majorEastAsia"/>
        </w:rPr>
        <w:t>od formation i</w:t>
      </w:r>
      <w:r w:rsidR="00F4404D">
        <w:rPr>
          <w:rFonts w:asciiTheme="majorEastAsia" w:hAnsiTheme="majorEastAsia" w:cstheme="majorEastAsia"/>
        </w:rPr>
        <w:t xml:space="preserve">s highest in dendrites of </w:t>
      </w:r>
      <w:r w:rsidR="00F4404D" w:rsidRPr="00AC338D">
        <w:rPr>
          <w:rFonts w:asciiTheme="majorEastAsia" w:hAnsiTheme="majorEastAsia" w:cstheme="majorEastAsia"/>
        </w:rPr>
        <w:t xml:space="preserve">neurons </w:t>
      </w:r>
      <w:r w:rsidR="00F4404D">
        <w:rPr>
          <w:rFonts w:asciiTheme="majorEastAsia" w:hAnsiTheme="majorEastAsia" w:cstheme="majorEastAsia"/>
        </w:rPr>
        <w:t xml:space="preserve">7 DIV </w:t>
      </w:r>
      <w:r w:rsidR="00F4404D" w:rsidRPr="00AC338D">
        <w:rPr>
          <w:rFonts w:asciiTheme="majorEastAsia" w:hAnsiTheme="majorEastAsia" w:cstheme="majorEastAsia"/>
        </w:rPr>
        <w:t xml:space="preserve">but </w:t>
      </w:r>
      <w:r w:rsidR="00F4404D">
        <w:rPr>
          <w:rFonts w:asciiTheme="majorEastAsia" w:hAnsiTheme="majorEastAsia" w:cstheme="majorEastAsia"/>
        </w:rPr>
        <w:t xml:space="preserve">by 14 DIV rods form predominantly in axons.  Blockage of </w:t>
      </w:r>
      <w:r w:rsidR="00BB3D53">
        <w:rPr>
          <w:rFonts w:asciiTheme="majorEastAsia" w:hAnsiTheme="majorEastAsia" w:cstheme="majorEastAsia"/>
        </w:rPr>
        <w:t xml:space="preserve">vesicular </w:t>
      </w:r>
      <w:r w:rsidR="00F4404D">
        <w:rPr>
          <w:rFonts w:asciiTheme="majorEastAsia" w:hAnsiTheme="majorEastAsia" w:cstheme="majorEastAsia"/>
        </w:rPr>
        <w:t xml:space="preserve">transport and distal neurite function by rods suggest their </w:t>
      </w:r>
      <w:r w:rsidR="00216710">
        <w:rPr>
          <w:rFonts w:asciiTheme="majorEastAsia" w:hAnsiTheme="majorEastAsia" w:cstheme="majorEastAsia"/>
        </w:rPr>
        <w:t xml:space="preserve">axonal location </w:t>
      </w:r>
      <w:r w:rsidR="00F4404D">
        <w:rPr>
          <w:rFonts w:asciiTheme="majorEastAsia" w:hAnsiTheme="majorEastAsia" w:cstheme="majorEastAsia"/>
        </w:rPr>
        <w:t xml:space="preserve">would greatly </w:t>
      </w:r>
      <w:r w:rsidR="00A608CC">
        <w:rPr>
          <w:rFonts w:asciiTheme="majorEastAsia" w:hAnsiTheme="majorEastAsia" w:cstheme="majorEastAsia"/>
        </w:rPr>
        <w:t xml:space="preserve">impact </w:t>
      </w:r>
      <w:r w:rsidR="00216710">
        <w:rPr>
          <w:rFonts w:asciiTheme="majorEastAsia" w:hAnsiTheme="majorEastAsia" w:cstheme="majorEastAsia"/>
        </w:rPr>
        <w:t>the participation of the</w:t>
      </w:r>
      <w:r w:rsidR="00D15A7D">
        <w:rPr>
          <w:rFonts w:asciiTheme="majorEastAsia" w:hAnsiTheme="majorEastAsia" w:cstheme="majorEastAsia"/>
        </w:rPr>
        <w:t xml:space="preserve"> neuron in which they form with</w:t>
      </w:r>
      <w:r w:rsidR="00216710">
        <w:rPr>
          <w:rFonts w:asciiTheme="majorEastAsia" w:hAnsiTheme="majorEastAsia" w:cstheme="majorEastAsia"/>
        </w:rPr>
        <w:t>in its electrical circuit</w:t>
      </w:r>
      <w:r w:rsidR="00D15A7D">
        <w:rPr>
          <w:rFonts w:asciiTheme="majorEastAsia" w:hAnsiTheme="majorEastAsia" w:cstheme="majorEastAsia"/>
        </w:rPr>
        <w:t>.</w:t>
      </w:r>
    </w:p>
    <w:p w14:paraId="07DA4E36" w14:textId="77777777" w:rsidR="00943D83" w:rsidRDefault="00943D83" w:rsidP="00943D83">
      <w:pPr>
        <w:spacing w:line="480" w:lineRule="auto"/>
        <w:rPr>
          <w:rFonts w:asciiTheme="minorEastAsia" w:hAnsiTheme="minorEastAsia" w:cstheme="minorEastAsia"/>
        </w:rPr>
      </w:pPr>
    </w:p>
    <w:p w14:paraId="04EF1868" w14:textId="570E52A4" w:rsidR="00D36C97" w:rsidRDefault="004A233B" w:rsidP="00CA61A0">
      <w:pPr>
        <w:rPr>
          <w:rFonts w:asciiTheme="majorEastAsia" w:hAnsiTheme="majorEastAsia" w:cstheme="majorEastAsia"/>
          <w:b/>
        </w:rPr>
      </w:pPr>
      <w:r>
        <w:rPr>
          <w:rFonts w:asciiTheme="majorEastAsia" w:hAnsiTheme="majorEastAsia" w:cstheme="majorEastAsia"/>
          <w:b/>
        </w:rPr>
        <w:t xml:space="preserve">Also input effects of </w:t>
      </w:r>
      <w:proofErr w:type="spellStart"/>
      <w:r>
        <w:rPr>
          <w:rFonts w:asciiTheme="majorEastAsia" w:hAnsiTheme="majorEastAsia" w:cstheme="majorEastAsia"/>
          <w:b/>
        </w:rPr>
        <w:t>CsA</w:t>
      </w:r>
      <w:proofErr w:type="spellEnd"/>
      <w:r>
        <w:rPr>
          <w:rFonts w:asciiTheme="majorEastAsia" w:hAnsiTheme="majorEastAsia" w:cstheme="majorEastAsia"/>
          <w:b/>
        </w:rPr>
        <w:t xml:space="preserve"> and other PP2B inhibitors if appropriate. No effect at day 7.</w:t>
      </w:r>
    </w:p>
    <w:p w14:paraId="6B501E1A" w14:textId="3D1FF8EC" w:rsidR="00943D83" w:rsidRPr="00943D83" w:rsidRDefault="00361971" w:rsidP="00CA61A0">
      <w:pPr>
        <w:rPr>
          <w:rFonts w:asciiTheme="majorEastAsia" w:hAnsiTheme="majorEastAsia" w:cstheme="majorEastAsia"/>
        </w:rPr>
      </w:pPr>
      <w:ins w:id="8" w:author="Yang,Qianhui (EID)" w:date="2018-06-01T16:06:00Z">
        <w:r>
          <w:rPr>
            <w:rFonts w:asciiTheme="majorEastAsia" w:hAnsiTheme="majorEastAsia" w:cstheme="majorEastAsia"/>
          </w:rPr>
          <w:t>On</w:t>
        </w:r>
      </w:ins>
      <w:ins w:id="9" w:author="Yang,Qianhui (EID)" w:date="2018-06-01T16:08:00Z">
        <w:r>
          <w:rPr>
            <w:rFonts w:asciiTheme="majorEastAsia" w:hAnsiTheme="majorEastAsia" w:cstheme="majorEastAsia"/>
          </w:rPr>
          <w:t xml:space="preserve"> </w:t>
        </w:r>
      </w:ins>
      <w:ins w:id="10" w:author="Yang,Qianhui (EID)" w:date="2018-06-01T16:06:00Z">
        <w:r>
          <w:rPr>
            <w:rFonts w:asciiTheme="majorEastAsia" w:hAnsiTheme="majorEastAsia" w:cstheme="majorEastAsia"/>
          </w:rPr>
          <w:t xml:space="preserve">7 DIV, </w:t>
        </w:r>
      </w:ins>
      <w:ins w:id="11" w:author="Yang,Qianhui (EID)" w:date="2018-06-01T16:08:00Z">
        <w:r w:rsidR="00CB6F9C">
          <w:rPr>
            <w:rFonts w:asciiTheme="majorEastAsia" w:hAnsiTheme="majorEastAsia" w:cstheme="majorEastAsia"/>
          </w:rPr>
          <w:t xml:space="preserve">the inhibitor </w:t>
        </w:r>
      </w:ins>
      <w:ins w:id="12" w:author="Yang,Qianhui (EID)" w:date="2018-06-04T11:30:00Z">
        <w:r w:rsidR="00CB6F9C">
          <w:rPr>
            <w:rFonts w:asciiTheme="majorEastAsia" w:hAnsiTheme="majorEastAsia" w:cstheme="majorEastAsia"/>
          </w:rPr>
          <w:t>of</w:t>
        </w:r>
      </w:ins>
      <w:ins w:id="13" w:author="Yang,Qianhui (EID)" w:date="2018-06-01T16:08:00Z">
        <w:r>
          <w:rPr>
            <w:rFonts w:asciiTheme="majorEastAsia" w:hAnsiTheme="majorEastAsia" w:cstheme="majorEastAsia"/>
          </w:rPr>
          <w:t xml:space="preserve"> calcineurin didn</w:t>
        </w:r>
      </w:ins>
      <w:ins w:id="14" w:author="Yang,Qianhui (EID)" w:date="2018-06-01T16:09:00Z">
        <w:r>
          <w:rPr>
            <w:rFonts w:asciiTheme="majorEastAsia" w:hAnsiTheme="majorEastAsia" w:cstheme="majorEastAsia"/>
          </w:rPr>
          <w:t>’t eliminate the glutamate induced rod formation</w:t>
        </w:r>
      </w:ins>
      <w:ins w:id="15" w:author="Yang,Qianhui (EID)" w:date="2018-06-01T16:11:00Z">
        <w:r>
          <w:rPr>
            <w:rFonts w:asciiTheme="majorEastAsia" w:hAnsiTheme="majorEastAsia" w:cstheme="majorEastAsia"/>
          </w:rPr>
          <w:t xml:space="preserve"> even though the intracellular Ca</w:t>
        </w:r>
      </w:ins>
      <w:ins w:id="16" w:author="Yang,Qianhui (EID)" w:date="2018-06-01T16:13:00Z">
        <w:r>
          <w:rPr>
            <w:rFonts w:asciiTheme="majorEastAsia" w:hAnsiTheme="majorEastAsia" w:cstheme="majorEastAsia"/>
            <w:vertAlign w:val="superscript"/>
          </w:rPr>
          <w:t>2+</w:t>
        </w:r>
      </w:ins>
      <w:ins w:id="17" w:author="Yang,Qianhui (EID)" w:date="2018-06-01T16:11:00Z">
        <w:r>
          <w:rPr>
            <w:rFonts w:asciiTheme="majorEastAsia" w:hAnsiTheme="majorEastAsia" w:cstheme="majorEastAsia"/>
          </w:rPr>
          <w:t xml:space="preserve"> concentration </w:t>
        </w:r>
      </w:ins>
      <w:ins w:id="18" w:author="Yang,Qianhui (EID)" w:date="2018-06-01T16:13:00Z">
        <w:r>
          <w:rPr>
            <w:rFonts w:asciiTheme="majorEastAsia" w:hAnsiTheme="majorEastAsia" w:cstheme="majorEastAsia"/>
          </w:rPr>
          <w:t xml:space="preserve">rise </w:t>
        </w:r>
      </w:ins>
      <w:ins w:id="19" w:author="Yang,Qianhui (EID)" w:date="2018-06-01T16:17:00Z">
        <w:r>
          <w:rPr>
            <w:rFonts w:asciiTheme="majorEastAsia" w:hAnsiTheme="majorEastAsia" w:cstheme="majorEastAsia"/>
          </w:rPr>
          <w:t>rapidly after AMPA treatment.</w:t>
        </w:r>
      </w:ins>
    </w:p>
    <w:p w14:paraId="63880B98" w14:textId="77777777" w:rsidR="00D36C97" w:rsidRDefault="00D36C97" w:rsidP="00CA61A0">
      <w:pPr>
        <w:rPr>
          <w:rFonts w:asciiTheme="majorEastAsia" w:hAnsiTheme="majorEastAsia" w:cstheme="majorEastAsia"/>
          <w:b/>
        </w:rPr>
      </w:pPr>
    </w:p>
    <w:p w14:paraId="7531C0CC" w14:textId="77777777" w:rsidR="00D36C97" w:rsidRDefault="00D36C97" w:rsidP="00CA61A0">
      <w:pPr>
        <w:rPr>
          <w:rFonts w:asciiTheme="majorEastAsia" w:hAnsiTheme="majorEastAsia" w:cstheme="majorEastAsia"/>
          <w:b/>
        </w:rPr>
      </w:pPr>
    </w:p>
    <w:p w14:paraId="10BE589C" w14:textId="25B07746" w:rsidR="00D36C97" w:rsidDel="001D2AA9" w:rsidRDefault="00D36C97" w:rsidP="00CA61A0">
      <w:pPr>
        <w:rPr>
          <w:del w:id="20" w:author="Bamburg,James" w:date="2018-04-02T09:48:00Z"/>
          <w:rFonts w:asciiTheme="majorEastAsia" w:hAnsiTheme="majorEastAsia" w:cstheme="majorEastAsia"/>
          <w:b/>
        </w:rPr>
      </w:pPr>
    </w:p>
    <w:p w14:paraId="715A0DF1" w14:textId="7DDC7CFC" w:rsidR="00D36C97" w:rsidDel="001D2AA9" w:rsidRDefault="00D36C97" w:rsidP="00CA61A0">
      <w:pPr>
        <w:rPr>
          <w:del w:id="21" w:author="Bamburg,James" w:date="2018-04-02T09:48:00Z"/>
          <w:rFonts w:asciiTheme="majorEastAsia" w:hAnsiTheme="majorEastAsia" w:cstheme="majorEastAsia"/>
          <w:b/>
        </w:rPr>
      </w:pPr>
    </w:p>
    <w:p w14:paraId="7574123C" w14:textId="383EFF94" w:rsidR="00D36C97" w:rsidRDefault="00D15A7D" w:rsidP="008253BE">
      <w:pPr>
        <w:spacing w:line="480" w:lineRule="auto"/>
        <w:rPr>
          <w:rFonts w:asciiTheme="majorEastAsia" w:hAnsiTheme="majorEastAsia" w:cstheme="majorEastAsia"/>
          <w:b/>
        </w:rPr>
      </w:pPr>
      <w:r>
        <w:rPr>
          <w:rFonts w:asciiTheme="majorEastAsia" w:hAnsiTheme="majorEastAsia" w:cstheme="majorEastAsia"/>
          <w:b/>
        </w:rPr>
        <w:t>Introduction</w:t>
      </w:r>
    </w:p>
    <w:p w14:paraId="236F0823" w14:textId="1E15E3C3" w:rsidR="00C95694" w:rsidRDefault="00484A95" w:rsidP="008253BE">
      <w:pPr>
        <w:spacing w:line="480" w:lineRule="auto"/>
        <w:rPr>
          <w:rFonts w:asciiTheme="majorEastAsia" w:hAnsiTheme="majorEastAsia" w:cstheme="majorEastAsia"/>
          <w:b/>
        </w:rPr>
      </w:pPr>
      <w:r>
        <w:rPr>
          <w:rFonts w:asciiTheme="majorEastAsia" w:hAnsiTheme="majorEastAsia" w:cstheme="majorEastAsia"/>
          <w:b/>
        </w:rPr>
        <w:t>1</w:t>
      </w:r>
      <w:r w:rsidR="00C95694">
        <w:rPr>
          <w:rFonts w:asciiTheme="majorEastAsia" w:hAnsiTheme="majorEastAsia" w:cstheme="majorEastAsia"/>
          <w:b/>
        </w:rPr>
        <w:t>. Cofilin as regulator of actin dynamics and synapse function</w:t>
      </w:r>
    </w:p>
    <w:p w14:paraId="3FB7E556" w14:textId="72738C3B" w:rsidR="00484A95" w:rsidRDefault="00484A95" w:rsidP="00484A95">
      <w:pPr>
        <w:spacing w:line="480" w:lineRule="auto"/>
      </w:pPr>
      <w:r w:rsidRPr="00804512">
        <w:t>Neurons</w:t>
      </w:r>
      <w:r>
        <w:t>,</w:t>
      </w:r>
      <w:r w:rsidRPr="00804512">
        <w:t xml:space="preserve"> among the most highly specialized and morphologically distinct cell types</w:t>
      </w:r>
      <w:r>
        <w:t>, typically</w:t>
      </w:r>
      <w:r w:rsidRPr="00804512">
        <w:t xml:space="preserve"> consist of a cell body (soma), an axon and multiple dendrites. The dendrites serve to receive chemical or electrical signals and the axon serves to pass the integrated input onto its targeted cell, often another neuron, a muscle cell, or a secretory cell. The neuronal cytoskeleton, consisting of microtubules, actin filaments, intermediate filaments, and their interacting proteins, is essential for the development and maintenance of neuronal architecture and function</w:t>
      </w:r>
      <w:ins w:id="22" w:author="Yang,Qianhui (EID)" w:date="2018-06-05T15:18:00Z">
        <w:r w:rsidR="00FB14CD">
          <w:fldChar w:fldCharType="begin" w:fldLock="1"/>
        </w:r>
      </w:ins>
      <w:r w:rsidR="00E97B32">
        <w:instrText>ADDIN CSL_CITATION {"citationItems":[{"id":"ITEM-1","itemData":{"DOI":"10.1242/jcs.104729","ISBN":"1477-9137 (Electronic)\\r0021-9533 (Linking)","ISSN":"0021-9533","PMID":"22956720","abstract":"Neurofilaments (NFs) are intermediate filaments with a diameter of 10 nm, similar to that of neurons. Although they are present in perikarya and dendrites, neurofilaments, neurofilaments are particularly abundant in axons, where they are essential for the radial growth of axons during development, the maintenance of axon caliber and the transmission of electrical impulses along axons, i.e. velocity of nerve conduction (Eyer and Peterson, 1994; Friede and Samorajski, 1970; Ohara et al., 1993; Yum et al., 2009; Zhu et al., 1997). In some pathological conditions, neurofilaments can accumulate in large numbers within cell bodies and proximal axons of affected neurons (Liu et al., 2009; Munoz et al., 1988). In patients with amyotrophic lateral sclerosis (ALS), these accumulations are a hallmark pathological lesion, but they are also prominent in sufferers of other neurological diseases, such as Charcot- Marie-Tooth (CMT) disease, neurofilament inclusion disease (NFID), giant axonal neuropathy (GAN), diabetic neuropathy, spinal,muscular atrophy (SMA) and spastic paraplegia, and are present in those people that suffer from Alzheimer’s disease (AD) and Parkinson’s disease (PD) (Abe et al., 2009; Perrot and Eyer, 2009; Szaro and Strong, 2010). Transgenic mouse models support the idea that these aberrant NF accumulations contribute to the death of the affected neurons, rather than simply being by-products of the pathogenic process (Co ˆte ´ et al., 1993; Couillard-Despre ´setal., 1998; Williamson et al., 1998). In this Cell Science at a Glance article, we review the current understanding of neurofilament functions in health and disease.","author":[{"dropping-particle":"","family":"Yuan","given":"A.","non-dropping-particle":"","parse-names":false,"suffix":""},{"dropping-particle":"V.","family":"Rao","given":"M.","non-dropping-particle":"","parse-names":false,"suffix":""},{"dropping-particle":"","family":"Veeranna","given":"","non-dropping-particle":"","parse-names":false,"suffix":""},{"dropping-particle":"","family":"Nixon","given":"R. A.","non-dropping-particle":"","parse-names":false,"suffix":""}],"container-title":"Journal of Cell Science","id":"ITEM-1","issue":"14","issued":{"date-parts":[["2012"]]},"page":"3257-3263","title":"Neurofilaments at a glance","type":"article-journal","volume":"125"},"uris":["http://www.mendeley.com/documents/?uuid=d913a71e-5bb6-4c98-8d51-fb714805b7eb"]},{"id":"ITEM-2","itemData":{"DOI":"10.1038/nrn2631","ISBN":"1471-0048 (Electronic)\\r1471-003X (Linking)","ISSN":"1471003X","PMID":"19377501","abstract":"During the past decade enormous advances have been made in our understanding of the basic molecular machinery that is involved in the development of neuronal polarity. Far from being mere structural elements, microtubules are emerging as key determinants of neuronal polarity. Here we review the current understanding of the regulation of microtubule assembly, organization and dynamics in axons and dendrites. These studies provide new insight into microtubules' function in neuronal development and their potential contribution to plasticity.","author":[{"dropping-particle":"","family":"Conde","given":"Cecilia","non-dropping-particle":"","parse-names":false,"suffix":""},{"dropping-particle":"","family":"Cáceres","given":"Alfredo","non-dropping-particle":"","parse-names":false,"suffix":""}],"container-title":"Nature Reviews Neuroscience","id":"ITEM-2","issue":"5","issued":{"date-parts":[["2009"]]},"page":"319-332","title":"Microtubule assembly, organization and dynamics in axons and dendrites","type":"article-journal","volume":"10"},"uris":["http://www.mendeley.com/documents/?uuid=d5da5abb-3f60-43d1-8ebd-67b5138a2114"]},{"id":"ITEM-3","itemData":{"DOI":"10.1083/jcb.201003008","ISBN":"1540-8140 (Electronic)\\n0021-9525 (Linking)","ISSN":"00219525","PMID":"20457765","abstract":"Dendritic spines are small actin-rich protrusions from neuronal dendrites that form the postsynaptic part of most excitatory synapses and are major sites of information processing and storage in the brain. Changes in the shape and size of dendritic spines are correlated with the strength of excitatory synaptic connections and heavily depend on remodeling of its underlying actin cytoskeleton. Emerging evidence suggests that most signaling pathways linking synaptic activity to spine morphology influence local actin dynamics. Therefore, specific mechanisms of actin regulation are integral to the formation, maturation, and plasticity of dendritic spines and to learning and memory.","author":[{"dropping-particle":"","family":"Hotulainen","given":"Pirta","non-dropping-particle":"","parse-names":false,"suffix":""},{"dropping-particle":"","family":"Hoogenraad","given":"Casper C.","non-dropping-particle":"","parse-names":false,"suffix":""}],"container-title":"Journal of Cell Biology","id":"ITEM-3","issue":"4","issued":{"date-parts":[["2010"]]},"page":"619-629","title":"Actin in dendritic spines: Connecting dynamics to function","type":"article-journal","volume":"189"},"uris":["http://www.mendeley.com/documents/?uuid=79223dbf-9012-4ee8-9b1c-736851045eca"]},{"id":"ITEM-4","itemData":{"DOI":"10.3389/fncel.2017.00147","ISBN":"1662-5102 (Linking)","ISSN":"1662-5102","PMID":"28572759","abstract":"Actin is a versatile and ubiquitous cytoskeletal protein that plays a major role in both the establishment and the maintenance of neuronal polarity. For a long time, the most prominent roles that were attributed to actin in neurons were the movement of growth cones, polarized cargo sorting at the axon initial segment, and the dynamic plasticity of dendritic spines, since those compartments contain large accumulations of actin filaments (F-actin) that can be readily visualized using electron- and fluorescence microscopy. With the development of super-resolution microscopy in the past few years, previously unknown structures of the actin cytoskeleton have been uncovered: a periodic lattice consisting of actin and spectrin seems to pervade not only the whole axon, but also dendrites and even the necks of dendritic spines. Apart from that striking feature, patches of F-actin and deep actin filament bundles have been described along the lengths of neurites. So far, research has been focused on the specific roles of actin in the axon, while it is becoming more and more apparent that in the dendrite, actin is not only confined to dendritic spines, but serves many additional and important functions. In this review, we focus on recent developments regarding the role of actin in dendrite morphology, the regulation of actin dynamics by internal and external factors, and the role of F-actin in dendritic protein trafficking.","author":[{"dropping-particle":"","family":"Konietzny","given":"Anja","non-dropping-particle":"","parse-names":false,"suffix":""},{"dropping-particle":"","family":"Bär","given":"Julia","non-dropping-particle":"","parse-names":false,"suffix":""},{"dropping-particle":"","family":"Mikhaylova","given":"Marina","non-dropping-particle":"","parse-names":false,"suffix":""}],"container-title":"Frontiers in Cellular Neuroscience","id":"ITEM-4","issue":"May","issued":{"date-parts":[["2017"]]},"page":"1-10","title":"Dendritic Actin Cytoskeleton: Structure, Functions, and Regulations","type":"article-journal","volume":"11"},"uris":["http://www.mendeley.com/documents/?uuid=5d46c902-be14-44a1-978e-2b906a0f1af8"]},{"id":"ITEM-5","itemData":{"DOI":"10.1016/S0896-6273(03)00633-0","ISBN":"0896-6273 (Print)\\r0896-6273 (Linking)","ISSN":"0896-6273","PMID":"14556705","abstract":"Recent studies indicate the actin and microtubule cytoskeletons are a final common target of many signaling cascades that influence the developing neuron. Regulation of polymer dynamics and transport are crucial for the proper growth cone motility. This review addresses how actin filaments, microtubules, and their associated proteins play crucial roles in growth cone motility, axon outgrowth, and guidance. We present a working model for cytoskeletal regulation of directed axon outgrowth. An important goal for the future will be to understand the coordinated response of the cytoskeleton to signaling cascades induced by guidance receptor activation","author":[{"dropping-particle":"","family":"Dent","given":"E W","non-dropping-particle":"","parse-names":false,"suffix":""},{"dropping-particle":"","family":"Gertler","given":"F B","non-dropping-particle":"","parse-names":false,"suffix":""}],"container-title":"Neuron","id":"ITEM-5","issue":"2","issued":{"date-parts":[["2003"]]},"page":"209-227","title":"Cytoskeletal Dynamics and Review Transport in Growth Cone Motility and Axon Guidance","type":"article-journal","volume":"40"},"uris":["http://www.mendeley.com/documents/?uuid=5070a8cd-eb5d-419b-a2a1-4e9f7cd68c76"]}],"mendeley":{"formattedCitation":"(Yuan et al. 2012; Conde and Cáceres 2009; Hotulainen and Hoogenraad 2010; Konietzny, Bär, and Mikhaylova 2017; Dent and Gertler 2003)","plainTextFormattedCitation":"(Yuan et al. 2012; Conde and Cáceres 2009; Hotulainen and Hoogenraad 2010; Konietzny, Bär, and Mikhaylova 2017; Dent and Gertler 2003)","previouslyFormattedCitation":"(Yuan et al. 2012; Conde and Cáceres 2009; Hotulainen and Hoogenraad 2010; Konietzny, Bär, and Mikhaylova 2017; Dent and Gertler 2003)"},"properties":{"noteIndex":0},"schema":"https://github.com/citation-style-language/schema/raw/master/csl-citation.json"}</w:instrText>
      </w:r>
      <w:r w:rsidR="00FB14CD">
        <w:fldChar w:fldCharType="separate"/>
      </w:r>
      <w:r w:rsidR="00DE76C3" w:rsidRPr="00DE76C3">
        <w:rPr>
          <w:noProof/>
        </w:rPr>
        <w:t>(Yuan et al. 2012; Conde and Cáceres 2009; Hotulainen and Hoogenraad 2010; Konietzny, Bär, and Mikhaylova 2017; Dent and Gertler 2003)</w:t>
      </w:r>
      <w:ins w:id="23" w:author="Yang,Qianhui (EID)" w:date="2018-06-05T15:18:00Z">
        <w:r w:rsidR="00FB14CD">
          <w:fldChar w:fldCharType="end"/>
        </w:r>
      </w:ins>
      <w:del w:id="24" w:author="Yang,Qianhui (EID)" w:date="2018-06-04T12:04:00Z">
        <w:r w:rsidRPr="00372FB0" w:rsidDel="00D86400">
          <w:rPr>
            <w:highlight w:val="yellow"/>
            <w:vertAlign w:val="superscript"/>
            <w:rPrChange w:id="25" w:author="Yang,Qianhui (EID)" w:date="2018-06-04T10:46:00Z">
              <w:rPr>
                <w:vertAlign w:val="superscript"/>
              </w:rPr>
            </w:rPrChange>
          </w:rPr>
          <w:delText>24</w:delText>
        </w:r>
      </w:del>
      <w:r w:rsidRPr="00804512">
        <w:t xml:space="preserve">. </w:t>
      </w:r>
    </w:p>
    <w:p w14:paraId="7927BFA0" w14:textId="4ADCAF6D" w:rsidR="00484A95" w:rsidRDefault="00484A95" w:rsidP="00484A95">
      <w:pPr>
        <w:spacing w:line="480" w:lineRule="auto"/>
      </w:pPr>
      <w:r>
        <w:t xml:space="preserve">Actin filament assembly and disassembly is highly regulated and controls many aspects of neuronal development, including shrinkage and enlargement of the major postsynaptic compartment on excitatory neurons, the </w:t>
      </w:r>
      <w:r w:rsidRPr="00297DA1">
        <w:rPr>
          <w:highlight w:val="yellow"/>
          <w:rPrChange w:id="26" w:author="Yang,Qianhui (EID)" w:date="2018-06-05T16:23:00Z">
            <w:rPr/>
          </w:rPrChange>
        </w:rPr>
        <w:t>dendritic spine</w:t>
      </w:r>
      <w:ins w:id="27" w:author="Yang,Qianhui (EID)" w:date="2018-06-07T13:28:00Z">
        <w:r w:rsidR="00DB3FD7">
          <w:rPr>
            <w:highlight w:val="yellow"/>
          </w:rPr>
          <w:t xml:space="preserve"> </w:t>
        </w:r>
      </w:ins>
      <w:ins w:id="28" w:author="Yang,Qianhui (EID)" w:date="2018-06-06T21:11:00Z">
        <w:r w:rsidR="00E97B32">
          <w:rPr>
            <w:highlight w:val="yellow"/>
          </w:rPr>
          <w:fldChar w:fldCharType="begin" w:fldLock="1"/>
        </w:r>
      </w:ins>
      <w:r w:rsidR="006F463F">
        <w:rPr>
          <w:highlight w:val="yellow"/>
        </w:rPr>
        <w:instrText>ADDIN CSL_CITATION {"citationItems":[{"id":"ITEM-1","itemData":{"DOI":"10.1083/jcb.201003008","ISBN":"1540-8140 (Electronic)\\n0021-9525 (Linking)","ISSN":"00219525","PMID":"20457765","abstract":"Dendritic spines are small actin-rich protrusions from neuronal dendrites that form the postsynaptic part of most excitatory synapses and are major sites of information processing and storage in the brain. Changes in the shape and size of dendritic spines are correlated with the strength of excitatory synaptic connections and heavily depend on remodeling of its underlying actin cytoskeleton. Emerging evidence suggests that most signaling pathways linking synaptic activity to spine morphology influence local actin dynamics. Therefore, specific mechanisms of actin regulation are integral to the formation, maturation, and plasticity of dendritic spines and to learning and memory.","author":[{"dropping-particle":"","family":"Hotulainen","given":"Pirta","non-dropping-particle":"","parse-names":false,"suffix":""},{"dropping-particle":"","family":"Hoogenraad","given":"Casper C.","non-dropping-particle":"","parse-names":false,"suffix":""}],"container-title":"Journal of Cell Biology","id":"ITEM-1","issue":"4","issued":{"date-parts":[["2010"]]},"page":"619-629","title":"Actin in dendritic spines: Connecting dynamics to function","type":"article-journal","volume":"189"},"uris":["http://www.mendeley.com/documents/?uuid=79223dbf-9012-4ee8-9b1c-736851045eca"]}],"mendeley":{"formattedCitation":"(Hotulainen and Hoogenraad 2010)","plainTextFormattedCitation":"(Hotulainen and Hoogenraad 2010)","previouslyFormattedCitation":"(Hotulainen and Hoogenraad 2010)"},"properties":{"noteIndex":0},"schema":"https://github.com/citation-style-language/schema/raw/master/csl-citation.json"}</w:instrText>
      </w:r>
      <w:r w:rsidR="00E97B32">
        <w:rPr>
          <w:highlight w:val="yellow"/>
        </w:rPr>
        <w:fldChar w:fldCharType="separate"/>
      </w:r>
      <w:r w:rsidR="00E97B32" w:rsidRPr="00E97B32">
        <w:rPr>
          <w:noProof/>
          <w:highlight w:val="yellow"/>
        </w:rPr>
        <w:t>(Hotulainen and Hoogenraad 2010)</w:t>
      </w:r>
      <w:ins w:id="29" w:author="Yang,Qianhui (EID)" w:date="2018-06-06T21:11:00Z">
        <w:r w:rsidR="00E97B32">
          <w:rPr>
            <w:highlight w:val="yellow"/>
          </w:rPr>
          <w:fldChar w:fldCharType="end"/>
        </w:r>
      </w:ins>
      <w:r>
        <w:t xml:space="preserve">. </w:t>
      </w:r>
      <w:r w:rsidR="0085214D">
        <w:t xml:space="preserve">Although spine size may be regulated independently from insertion or removal of </w:t>
      </w:r>
      <w:r w:rsidR="0085214D">
        <w:lastRenderedPageBreak/>
        <w:t xml:space="preserve">neurotransmitter receptors </w:t>
      </w:r>
      <w:ins w:id="30" w:author="Yang,Qianhui (EID)" w:date="2018-06-07T15:07:00Z">
        <w:r w:rsidR="006F463F">
          <w:fldChar w:fldCharType="begin" w:fldLock="1"/>
        </w:r>
      </w:ins>
      <w:r w:rsidR="001B0663">
        <w:instrText>ADDIN CSL_CITATION {"citationItems":[{"id":"ITEM-1","itemData":{"DOI":"10.1523/JNEUROSCI.3918-05.2006","ISBN":"0270-6474","ISSN":"0270-6474","PMID":"16481433","abstract":"The changes in synaptic morphology and receptor content that underlie neural plasticity are poorly understood. Here, we use a pH-sensitive green fluorescent protein to tag recombinant glutamate receptors and monitor their dynamics onto dendritic spine surfaces. We show that chemically induced long-term potentiation (chemLTP) drives robust exocytosis of AMPA receptors. In contrast, the same stimulus produces a small reduction of NMDA receptors from the spine surface. chemLTP produces similar modification of small and large spines. Interestingly, during chemLTP induction, spines increase in volume before accumulation of AMPA receptors on their surface, indicating that distinct mechanisms underlie changes in morphology and receptor content.","author":[{"dropping-particle":"","family":"Kopec","given":"C. D.","non-dropping-particle":"","parse-names":false,"suffix":""}],"container-title":"Journal of Neuroscience","id":"ITEM-1","issue":"7","issued":{"date-parts":[["2006"]]},"page":"2000-2009","title":"Glutamate Receptor Exocytosis and Spine Enlargement during Chemically Induced Long-Term Potentiation","type":"article-journal","volume":"26"},"uris":["http://www.mendeley.com/documents/?uuid=2d63667d-43eb-4df2-8f3a-204fd470c746"]}],"mendeley":{"formattedCitation":"(Kopec 2006)","plainTextFormattedCitation":"(Kopec 2006)","previouslyFormattedCitation":"(Kopec 2006)"},"properties":{"noteIndex":0},"schema":"https://github.com/citation-style-language/schema/raw/master/csl-citation.json"}</w:instrText>
      </w:r>
      <w:r w:rsidR="006F463F">
        <w:fldChar w:fldCharType="separate"/>
      </w:r>
      <w:r w:rsidR="006F463F" w:rsidRPr="006F463F">
        <w:rPr>
          <w:noProof/>
        </w:rPr>
        <w:t>(Kopec 2006)</w:t>
      </w:r>
      <w:ins w:id="31" w:author="Yang,Qianhui (EID)" w:date="2018-06-07T15:07:00Z">
        <w:r w:rsidR="006F463F">
          <w:fldChar w:fldCharType="end"/>
        </w:r>
      </w:ins>
      <w:del w:id="32" w:author="Yang,Qianhui (EID)" w:date="2018-06-07T15:06:00Z">
        <w:r w:rsidR="0085214D" w:rsidRPr="0085214D" w:rsidDel="006F463F">
          <w:rPr>
            <w:vertAlign w:val="superscript"/>
          </w:rPr>
          <w:delText>XX</w:delText>
        </w:r>
      </w:del>
      <w:r w:rsidR="0085214D">
        <w:t xml:space="preserve">, spine shrinkage usually accompanies </w:t>
      </w:r>
      <w:r w:rsidR="0085214D" w:rsidRPr="00BD15DD">
        <w:rPr>
          <w:highlight w:val="yellow"/>
          <w:rPrChange w:id="33" w:author="Yang,Qianhui (EID)" w:date="2018-06-07T13:38:00Z">
            <w:rPr/>
          </w:rPrChange>
        </w:rPr>
        <w:t>low frequency stimulation</w:t>
      </w:r>
      <w:r w:rsidR="0085214D">
        <w:t>, which results is loss of receptors and development of long-term depression</w:t>
      </w:r>
      <w:ins w:id="34" w:author="Yang,Qianhui (EID)" w:date="2018-06-07T16:09:00Z">
        <w:r w:rsidR="00845191">
          <w:fldChar w:fldCharType="begin" w:fldLock="1"/>
        </w:r>
      </w:ins>
      <w:r w:rsidR="00514C38">
        <w:instrText>ADDIN CSL_CITATION {"citationItems":[{"id":"ITEM-1","itemData":{"DOI":"10.1016/j.neuron.2004.11.011","ISBN":"0896-6273 (Print)\\r0896-6273 (Linking)","ISSN":"0896-6273","PMID":"15572107","abstract":"Activity-induced modification of neuronal connections is essential for the development of the nervous system and may also underlie learning and memory functions of mature brain. Previous studies have shown an increase in dendritic spine density and/or enlargement of spines after the induction of long-term potentiation (LTP). Using two-photon time-lapse imaging of dendritic spines in acute hippocampal slices from neonatal rats, we found that the induction of long-term depression (LTD) by low-frequency stimulation is accompanied by a marked shrinkage of spines, which can be reversed by subsequent high-frequency stimulation that induces LTP. The spine shrinkage requires activation of NMDA receptors and calcineurin, similar to that for LTD. However, spine shrinkage is mediated by cofilin, but not by protein phosphatase 1 (PP1), which is essential for LTD, suggesting that different downstream pathways are involved in spine shrinkage and LTD. This activity-induced spine shrinkage may contribute to activity-dependent elimination of synaptic connections.","author":[{"dropping-particle":"","family":"Zhou","given":"Qiang","non-dropping-particle":"","parse-names":false,"suffix":""},{"dropping-particle":"","family":"Homma","given":"Koichi J","non-dropping-particle":"","parse-names":false,"suffix":""},{"dropping-particle":"","family":"Poo","given":"Mu-ming M","non-dropping-particle":"","parse-names":false,"suffix":""}],"container-title":"Neuron","id":"ITEM-1","issue":"5","issued":{"date-parts":[["2004"]]},"page":"749-757","title":"Shrinkage of dendritic spines associated with long-term depression of hippocampal synapses. TL  - 44","type":"article-journal","volume":"44 VN  - r"},"uris":["http://www.mendeley.com/documents/?uuid=8dd4cdfe-45df-4eb1-8d4a-2d9e6ab7cc8b"]}],"mendeley":{"formattedCitation":"(Zhou, Homma, and Poo 2004)","plainTextFormattedCitation":"(Zhou, Homma, and Poo 2004)","previouslyFormattedCitation":"(Zhou, Homma, and Poo 2004)"},"properties":{"noteIndex":0},"schema":"https://github.com/citation-style-language/schema/raw/master/csl-citation.json"}</w:instrText>
      </w:r>
      <w:r w:rsidR="00845191">
        <w:fldChar w:fldCharType="separate"/>
      </w:r>
      <w:r w:rsidR="00845191" w:rsidRPr="00845191">
        <w:rPr>
          <w:noProof/>
        </w:rPr>
        <w:t>(Zhou, Homma, and Poo 2004)</w:t>
      </w:r>
      <w:ins w:id="35" w:author="Yang,Qianhui (EID)" w:date="2018-06-07T16:09:00Z">
        <w:r w:rsidR="00845191">
          <w:fldChar w:fldCharType="end"/>
        </w:r>
      </w:ins>
      <w:r w:rsidR="0085214D">
        <w:t>. High-frequency stimulation leads to increased receptor insertion into the postsynaptic membrane, which is also accompanied by spine enlargement</w:t>
      </w:r>
      <w:ins w:id="36" w:author="Yang,Qianhui (EID)" w:date="2018-06-08T10:16:00Z">
        <w:r w:rsidR="00A87230">
          <w:t xml:space="preserve"> and the formation of new dendritic spines</w:t>
        </w:r>
      </w:ins>
      <w:ins w:id="37" w:author="Yang,Qianhui (EID)" w:date="2018-06-08T10:34:00Z">
        <w:r w:rsidR="00514C38">
          <w:t xml:space="preserve">, this is related to the AMPA receptors </w:t>
        </w:r>
      </w:ins>
      <w:ins w:id="38" w:author="Yang,Qianhui (EID)" w:date="2018-06-08T10:37:00Z">
        <w:r w:rsidR="00514C38">
          <w:t xml:space="preserve">insertion </w:t>
        </w:r>
      </w:ins>
      <w:ins w:id="39" w:author="Yang,Qianhui (EID)" w:date="2018-06-08T10:34:00Z">
        <w:r w:rsidR="00514C38">
          <w:t xml:space="preserve">and </w:t>
        </w:r>
      </w:ins>
      <w:del w:id="40" w:author="Yang,Qianhui (EID)" w:date="2018-06-08T10:26:00Z">
        <w:r w:rsidR="0085214D" w:rsidDel="00A867F4">
          <w:delText xml:space="preserve"> </w:delText>
        </w:r>
      </w:del>
      <w:ins w:id="41" w:author="Yang,Qianhui (EID)" w:date="2018-06-07T16:20:00Z">
        <w:r w:rsidR="00072A10">
          <w:t>depends on</w:t>
        </w:r>
      </w:ins>
      <w:ins w:id="42" w:author="Yang,Qianhui (EID)" w:date="2018-06-07T16:14:00Z">
        <w:r w:rsidR="00072A10">
          <w:t xml:space="preserve"> </w:t>
        </w:r>
      </w:ins>
      <w:ins w:id="43" w:author="Yang,Qianhui (EID)" w:date="2018-06-07T16:15:00Z">
        <w:r w:rsidR="00072A10">
          <w:t>NMDA receptors</w:t>
        </w:r>
      </w:ins>
      <w:ins w:id="44" w:author="Yang,Qianhui (EID)" w:date="2018-06-07T16:16:00Z">
        <w:r w:rsidR="00072A10">
          <w:t xml:space="preserve"> activation</w:t>
        </w:r>
      </w:ins>
      <w:ins w:id="45" w:author="Yang,Qianhui (EID)" w:date="2018-06-07T16:15:00Z">
        <w:r w:rsidR="00072A10">
          <w:t xml:space="preserve"> triggered by high-frequency stimulation</w:t>
        </w:r>
      </w:ins>
      <w:ins w:id="46" w:author="Yang,Qianhui (EID)" w:date="2018-06-07T16:21:00Z">
        <w:r w:rsidR="00514C38">
          <w:t>,</w:t>
        </w:r>
      </w:ins>
      <w:del w:id="47" w:author="Yang,Qianhui (EID)" w:date="2018-06-07T16:21:00Z">
        <w:r w:rsidR="0085214D" w:rsidDel="00072A10">
          <w:delText xml:space="preserve">and development of </w:delText>
        </w:r>
      </w:del>
      <w:del w:id="48" w:author="Yang,Qianhui (EID)" w:date="2018-06-07T16:25:00Z">
        <w:r w:rsidR="0085214D" w:rsidDel="00072A10">
          <w:delText>long-term potentiation</w:delText>
        </w:r>
      </w:del>
      <w:ins w:id="49" w:author="Yang,Qianhui (EID)" w:date="2018-06-08T10:47:00Z">
        <w:r w:rsidR="00CA2B39">
          <w:t xml:space="preserve"> all of these changes </w:t>
        </w:r>
      </w:ins>
      <w:ins w:id="50" w:author="Yang,Qianhui (EID)" w:date="2018-06-08T10:48:00Z">
        <w:r w:rsidR="00CA2B39">
          <w:t>increase the synapses strength w</w:t>
        </w:r>
      </w:ins>
      <w:ins w:id="51" w:author="Yang,Qianhui (EID)" w:date="2018-06-08T10:49:00Z">
        <w:r w:rsidR="00CA2B39">
          <w:t>hich is called long term potentiation,</w:t>
        </w:r>
      </w:ins>
      <w:del w:id="52" w:author="Yang,Qianhui (EID)" w:date="2018-06-08T10:34:00Z">
        <w:r w:rsidR="0085214D" w:rsidDel="00514C38">
          <w:delText>,</w:delText>
        </w:r>
      </w:del>
      <w:r w:rsidR="0085214D">
        <w:t xml:space="preserve"> an electrophysiological correlate of learning and memory</w:t>
      </w:r>
      <w:ins w:id="53" w:author="Yang,Qianhui (EID)" w:date="2018-06-07T16:25:00Z">
        <w:r w:rsidR="00072A10">
          <w:t xml:space="preserve"> </w:t>
        </w:r>
      </w:ins>
      <w:ins w:id="54" w:author="Yang,Qianhui (EID)" w:date="2018-06-07T15:51:00Z">
        <w:r w:rsidR="001B0663">
          <w:fldChar w:fldCharType="begin" w:fldLock="1"/>
        </w:r>
      </w:ins>
      <w:r w:rsidR="00845191">
        <w:instrText>ADDIN CSL_CITATION {"citationItems":[{"id":"ITEM-1","itemData":{"DOI":"10.1523/JNEUROSCI.3918-05.2006","ISBN":"0270-6474","ISSN":"0270-6474","PMID":"16481433","abstract":"The changes in synaptic morphology and receptor content that underlie neural plasticity are poorly understood. Here, we use a pH-sensitive green fluorescent protein to tag recombinant glutamate receptors and monitor their dynamics onto dendritic spine surfaces. We show that chemically induced long-term potentiation (chemLTP) drives robust exocytosis of AMPA receptors. In contrast, the same stimulus produces a small reduction of NMDA receptors from the spine surface. chemLTP produces similar modification of small and large spines. Interestingly, during chemLTP induction, spines increase in volume before accumulation of AMPA receptors on their surface, indicating that distinct mechanisms underlie changes in morphology and receptor content.","author":[{"dropping-particle":"","family":"Kopec","given":"C. D.","non-dropping-particle":"","parse-names":false,"suffix":""}],"container-title":"Journal of Neuroscience","id":"ITEM-1","issue":"7","issued":{"date-parts":[["2006"]]},"page":"2000-2009","title":"Glutamate Receptor Exocytosis and Spine Enlargement during Chemically Induced Long-Term Potentiation","type":"article-journal","volume":"26"},"uris":["http://www.mendeley.com/documents/?uuid=2d63667d-43eb-4df2-8f3a-204fd470c746"]}],"mendeley":{"formattedCitation":"(Kopec 2006)","plainTextFormattedCitation":"(Kopec 2006)","previouslyFormattedCitation":"(Kopec 2006)"},"properties":{"noteIndex":0},"schema":"https://github.com/citation-style-language/schema/raw/master/csl-citation.json"}</w:instrText>
      </w:r>
      <w:r w:rsidR="001B0663">
        <w:fldChar w:fldCharType="separate"/>
      </w:r>
      <w:r w:rsidR="001B0663" w:rsidRPr="001B0663">
        <w:rPr>
          <w:noProof/>
        </w:rPr>
        <w:t>(Kopec 2006)</w:t>
      </w:r>
      <w:ins w:id="55" w:author="Yang,Qianhui (EID)" w:date="2018-06-07T15:51:00Z">
        <w:r w:rsidR="001B0663">
          <w:fldChar w:fldCharType="end"/>
        </w:r>
      </w:ins>
      <w:r w:rsidR="0085214D">
        <w:t xml:space="preserve"> </w:t>
      </w:r>
      <w:ins w:id="56" w:author="Yang,Qianhui (EID)" w:date="2018-06-08T10:32:00Z">
        <w:r w:rsidR="00514C38">
          <w:fldChar w:fldCharType="begin" w:fldLock="1"/>
        </w:r>
      </w:ins>
      <w:r w:rsidR="00CA2B39">
        <w:instrText>ADDIN CSL_CITATION {"citationItems":[{"id":"ITEM-1","itemData":{"DOI":"10.1038/nature02594.1.","ISBN":"1476-4687 (Electronic)\\r0028-0836 (Linking)","ISSN":"0028-0836","PMID":"15190253","abstract":"Dendritic spines of pyramidal neurons in the cerebral cortex undergo activity-dependent structural remodelling that has been proposed to be a cellular basis of learning and memory. How structural remodelling supports synaptic plasticity, such as long-term potentiation, and whether such plasticity is input-specific at the level of the individual spine has remained unknown. We investigated the structural basis of long-term potentiation using two-photon photolysis of caged glutamate at single spines of hippocampal CA1 pyramidal neurons. Here we show that repetitive quantum-like photorelease (uncaging) of glutamate induces a rapid and selective enlargement of stimulated spines that is transient in large mushroom spines but persistent in small spines. Spine enlargement is associated with an increase in AMPA-receptor-mediated currents at the stimulated synapse and is dependent on NMDA receptors, calmodulin and actin polymerization. Long-lasting spine enlargement also requires Ca2+/calmodulin-dependent protein kinase II. Our results thus indicate that spines individually follow Hebb's postulate for learning. They further suggest that small spines are preferential sites for long-term potentiation induction, whereas large spines might represent physical traces of long-term memory.","author":[{"dropping-particle":"","family":"Huber","given":"L","non-dropping-particle":"","parse-names":false,"suffix":""},{"dropping-particle":"","family":"Menzel","given":"R","non-dropping-particle":"","parse-names":false,"suffix":""}],"container-title":"Nature","id":"ITEM-1","issue":"June","issued":{"date-parts":[["2004"]]},"page":"761-766","title":"Structural basis of long-trm potentiation in single dendritic spines","type":"article-journal","volume":"429"},"uris":["http://www.mendeley.com/documents/?uuid=4e2adfb3-797e-4d91-a44c-c4fc085d8d38"]}],"mendeley":{"formattedCitation":"(Huber and Menzel 2004)","plainTextFormattedCitation":"(Huber and Menzel 2004)","previouslyFormattedCitation":"(Huber and Menzel 2004)"},"properties":{"noteIndex":0},"schema":"https://github.com/citation-style-language/schema/raw/master/csl-citation.json"}</w:instrText>
      </w:r>
      <w:r w:rsidR="00514C38">
        <w:fldChar w:fldCharType="separate"/>
      </w:r>
      <w:r w:rsidR="00514C38" w:rsidRPr="00514C38">
        <w:rPr>
          <w:noProof/>
        </w:rPr>
        <w:t>(Huber and Menzel 2004)</w:t>
      </w:r>
      <w:ins w:id="57" w:author="Yang,Qianhui (EID)" w:date="2018-06-08T10:32:00Z">
        <w:r w:rsidR="00514C38">
          <w:fldChar w:fldCharType="end"/>
        </w:r>
      </w:ins>
      <w:ins w:id="58" w:author="Yang,Qianhui (EID)" w:date="2018-06-08T11:07:00Z">
        <w:r w:rsidR="00CA2B39">
          <w:fldChar w:fldCharType="begin" w:fldLock="1"/>
        </w:r>
      </w:ins>
      <w:r w:rsidR="003812A5">
        <w:instrText>ADDIN CSL_CITATION {"citationItems":[{"id":"ITEM-1","itemData":{"DOI":"doi:10.1142/9789814366700_0001","ISBN":"978-981-4366-69-4","author":[{"dropping-particle":"","family":"Giese","given":"Karl Peter","non-dropping-particle":"","parse-names":false,"suffix":""}],"container-title":"Memory Mechanisms in Health and Disease","id":"ITEM-1","issued":{"date-parts":[["2011"]]},"page":"1-17","title":"Long-term Potentiation and Memory","type":"article-journal"},"uris":["http://www.mendeley.com/documents/?uuid=7cd8b31c-244e-418a-82fe-0c8491895184"]}],"mendeley":{"formattedCitation":"(Giese 2011)","plainTextFormattedCitation":"(Giese 2011)","previouslyFormattedCitation":"(Giese 2011)"},"properties":{"noteIndex":0},"schema":"https://github.com/citation-style-language/schema/raw/master/csl-citation.json"}</w:instrText>
      </w:r>
      <w:r w:rsidR="00CA2B39">
        <w:fldChar w:fldCharType="separate"/>
      </w:r>
      <w:r w:rsidR="00CA2B39" w:rsidRPr="00CA2B39">
        <w:rPr>
          <w:noProof/>
        </w:rPr>
        <w:t>(Giese 2011)</w:t>
      </w:r>
      <w:ins w:id="59" w:author="Yang,Qianhui (EID)" w:date="2018-06-08T11:07:00Z">
        <w:r w:rsidR="00CA2B39">
          <w:fldChar w:fldCharType="end"/>
        </w:r>
      </w:ins>
      <w:del w:id="60" w:author="Yang,Qianhui (EID)" w:date="2018-06-07T14:14:00Z">
        <w:r w:rsidR="0085214D" w:rsidRPr="0085214D" w:rsidDel="00245242">
          <w:rPr>
            <w:vertAlign w:val="superscript"/>
          </w:rPr>
          <w:delText>YY</w:delText>
        </w:r>
      </w:del>
      <w:r w:rsidR="0085214D">
        <w:t xml:space="preserve">.  </w:t>
      </w:r>
    </w:p>
    <w:p w14:paraId="3E3C929F" w14:textId="77777777" w:rsidR="00072A10" w:rsidRDefault="00072A10" w:rsidP="00484A95">
      <w:pPr>
        <w:spacing w:line="480" w:lineRule="auto"/>
        <w:rPr>
          <w:ins w:id="61" w:author="Yang,Qianhui (EID)" w:date="2018-06-07T16:20:00Z"/>
        </w:rPr>
      </w:pPr>
    </w:p>
    <w:p w14:paraId="2DC09654" w14:textId="5053E9C9" w:rsidR="00072A10" w:rsidRDefault="0085214D" w:rsidP="00484A95">
      <w:pPr>
        <w:spacing w:line="480" w:lineRule="auto"/>
        <w:rPr>
          <w:ins w:id="62" w:author="Yang,Qianhui (EID)" w:date="2018-06-07T16:17:00Z"/>
        </w:rPr>
      </w:pPr>
      <w:r>
        <w:t xml:space="preserve">Among the plethora of proteins that regulate actin dynamics, members of the actin </w:t>
      </w:r>
    </w:p>
    <w:p w14:paraId="38FE24FD" w14:textId="5F2247C5" w:rsidR="0085214D" w:rsidRPr="009F4800" w:rsidRDefault="0085214D" w:rsidP="00484A95">
      <w:pPr>
        <w:spacing w:line="480" w:lineRule="auto"/>
        <w:rPr>
          <w:rFonts w:asciiTheme="majorEastAsia" w:hAnsiTheme="majorEastAsia" w:cstheme="majorEastAsia"/>
          <w:rPrChange w:id="63" w:author="Yang,Qianhui (EID)" w:date="2018-06-18T15:33:00Z">
            <w:rPr/>
          </w:rPrChange>
        </w:rPr>
      </w:pPr>
      <w:r>
        <w:t>depolymerizing factor (ADF)/cofilin family seem to be essential</w:t>
      </w:r>
      <w:r w:rsidR="00E210FD">
        <w:t>.</w:t>
      </w:r>
      <w:ins w:id="64" w:author="Yang,Qianhui (EID)" w:date="2018-06-08T11:25:00Z">
        <w:r w:rsidR="00124C06">
          <w:t xml:space="preserve"> </w:t>
        </w:r>
      </w:ins>
      <w:ins w:id="65" w:author="Yang,Qianhui (EID)" w:date="2018-06-18T15:17:00Z">
        <w:r w:rsidR="00EA6223">
          <w:rPr>
            <w:rFonts w:asciiTheme="majorEastAsia" w:hAnsiTheme="majorEastAsia" w:cstheme="majorEastAsia"/>
          </w:rPr>
          <w:t>Cofilin can dramatically enhance actin filament turnover by binding to</w:t>
        </w:r>
      </w:ins>
      <w:ins w:id="66" w:author="Yang,Qianhui (EID)" w:date="2018-06-18T15:22:00Z">
        <w:r w:rsidR="00EA6223">
          <w:rPr>
            <w:rFonts w:asciiTheme="majorEastAsia" w:hAnsiTheme="majorEastAsia" w:cstheme="majorEastAsia"/>
          </w:rPr>
          <w:t>, twist</w:t>
        </w:r>
      </w:ins>
      <w:ins w:id="67" w:author="Yang,Qianhui (EID)" w:date="2018-06-18T15:17:00Z">
        <w:r w:rsidR="00EA6223">
          <w:rPr>
            <w:rFonts w:asciiTheme="majorEastAsia" w:hAnsiTheme="majorEastAsia" w:cstheme="majorEastAsia"/>
          </w:rPr>
          <w:t xml:space="preserve"> and severing filamentous actin (F-actin), a process </w:t>
        </w:r>
      </w:ins>
      <w:ins w:id="68" w:author="Yang,Qianhui (EID)" w:date="2018-06-18T15:22:00Z">
        <w:r w:rsidR="00EA6223">
          <w:rPr>
            <w:rFonts w:asciiTheme="majorEastAsia" w:hAnsiTheme="majorEastAsia" w:cstheme="majorEastAsia"/>
          </w:rPr>
          <w:t>depend</w:t>
        </w:r>
      </w:ins>
      <w:ins w:id="69" w:author="Yang,Qianhui (EID)" w:date="2018-06-18T15:32:00Z">
        <w:r w:rsidR="009F4800">
          <w:rPr>
            <w:rFonts w:asciiTheme="majorEastAsia" w:hAnsiTheme="majorEastAsia" w:cstheme="majorEastAsia"/>
          </w:rPr>
          <w:t>s</w:t>
        </w:r>
      </w:ins>
      <w:ins w:id="70" w:author="Yang,Qianhui (EID)" w:date="2018-06-18T15:22:00Z">
        <w:r w:rsidR="00EA6223">
          <w:rPr>
            <w:rFonts w:asciiTheme="majorEastAsia" w:hAnsiTheme="majorEastAsia" w:cstheme="majorEastAsia"/>
          </w:rPr>
          <w:t xml:space="preserve"> on the concentration of</w:t>
        </w:r>
      </w:ins>
      <w:ins w:id="71" w:author="Yang,Qianhui (EID)" w:date="2018-06-18T15:23:00Z">
        <w:r w:rsidR="00EA6223">
          <w:rPr>
            <w:rFonts w:asciiTheme="majorEastAsia" w:hAnsiTheme="majorEastAsia" w:cstheme="majorEastAsia"/>
          </w:rPr>
          <w:t xml:space="preserve"> ATP-actin pool </w:t>
        </w:r>
      </w:ins>
      <w:ins w:id="72" w:author="Yang,Qianhui (EID)" w:date="2018-06-18T15:17:00Z">
        <w:r w:rsidR="00EA6223">
          <w:rPr>
            <w:rFonts w:asciiTheme="majorEastAsia" w:hAnsiTheme="majorEastAsia" w:cstheme="majorEastAsia"/>
          </w:rPr>
          <w:t>that is enhanced or depressed by many other proteins</w:t>
        </w:r>
      </w:ins>
      <w:ins w:id="73" w:author="Yang,Qianhui (EID)" w:date="2018-06-18T15:33:00Z">
        <w:r w:rsidR="009F4800">
          <w:rPr>
            <w:rFonts w:asciiTheme="majorEastAsia" w:hAnsiTheme="majorEastAsia" w:cstheme="majorEastAsia"/>
          </w:rPr>
          <w:fldChar w:fldCharType="begin" w:fldLock="1"/>
        </w:r>
      </w:ins>
      <w:r w:rsidR="008930AE">
        <w:rPr>
          <w:rFonts w:asciiTheme="majorEastAsia" w:hAnsiTheme="majorEastAsia" w:cstheme="majorEastAsia"/>
        </w:rPr>
        <w:instrText>ADDIN CSL_CITATION {"citationItems":[{"id":"ITEM-1","itemData":{"DOI":"10.1083/jcb.138.4.771","ISBN":"0021-9525","ISSN":"00219525","PMID":"9265645","abstract":"Cofilin is an actin depolymerizing protein found widely distributed in animals and plants. We have used electron cryomicroscopy and helical reconstruction to identify its binding site on actin filaments. Cofilin binds filamentous (F)-actin cooperatively by bridging two longitudinally associated actin subunits. The binding site is centered axially at subdomain 2 of the lower actin subunit and radially at the cleft between subdomains 1 and 3 of the upper actin subunit. Our work has revealed a totally unexpected (and unique) property of cofilin, namely, its ability to change filament twist. As a consequence of this change in twist, filaments decorated with cofilin have much shorter 'actin crossovers' ( approximately 75% of those normally observed in F-actin structures). Although their binding sites are distinct, cofilin and phalloidin do not bind simultaneously to F-actin. This is the first demonstration of a protein that excludes another actin-binding molecule by changing filament twist. Alteration of F-actin structure by cofilin/ADF appears to be a novel mechanism through which the actin cytoskeleton may be regulated or remodeled.","author":[{"dropping-particle":"","family":"McGough","given":"Amy","non-dropping-particle":"","parse-names":false,"suffix":""},{"dropping-particle":"","family":"Pope","given":"Brian","non-dropping-particle":"","parse-names":false,"suffix":""},{"dropping-particle":"","family":"Chiu","given":"Wah","non-dropping-particle":"","parse-names":false,"suffix":""},{"dropping-particle":"","family":"Weeds","given":"Alan","non-dropping-particle":"","parse-names":false,"suffix":""}],"container-title":"Journal of Cell Biology","id":"ITEM-1","issue":"4","issued":{"date-parts":[["1997"]]},"page":"771-781","title":"Cofilin changes the twist of F-actin: Implications for actin filament dynamics and cellular function","type":"article-journal","volume":"138"},"uris":["http://www.mendeley.com/documents/?uuid=dd40829f-416f-4b12-8334-04dfe587d55b"]},{"id":"ITEM-2","itemData":{"DOI":"10.1083/jcb.136.6.1307","ISSN":"0021-9525","author":[{"dropping-particle":"","family":"Carlier","given":"Author Marie-france","non-dropping-particle":"","parse-names":false,"suffix":""},{"dropping-particle":"","family":"Laurent","given":"Valérie","non-dropping-particle":"","parse-names":false,"suffix":""},{"dropping-particle":"","family":"Santolini","given":"Jérôme","non-dropping-particle":"","parse-names":false,"suffix":""},{"dropping-particle":"","family":"Melki","given":"Ronald","non-dropping-particle":"","parse-names":false,"suffix":""},{"dropping-particle":"","family":"Xia","given":"Gui-xian","non-dropping-particle":"","parse-names":false,"suffix":""},{"dropping-particle":"","family":"Hong","given":"Yan","non-dropping-particle":"","parse-names":false,"suffix":""},{"dropping-particle":"","family":"Chua","given":"Nam-hai","non-dropping-particle":"","parse-names":false,"suffix":""},{"dropping-particle":"","family":"Pantaloni","given":"Dominique","non-dropping-particle":"","parse-names":false,"suffix":""},{"dropping-particle":"","family":"Laurent","given":"Valerie","non-dropping-particle":"","parse-names":false,"suffix":""},{"dropping-particle":"","family":"Santolini","given":"Jrme","non-dropping-particle":"","parse-names":false,"suffix":""},{"dropping-particle":"","family":"Didry","given":"Dominique","non-dropping-particle":"","parse-names":false,"suffix":""}],"container-title":"The Journal of Cell Biology","id":"ITEM-2","issue":"6","issued":{"date-parts":[["1997"]]},"page":"1307-1322","title":"Factor ( ADF / Cofilin ) Enhances the Rate of Actin Depolymerizing Filament Turnover : Motility Implication in Actin-based","type":"article-journal","volume":"136"},"uris":["http://www.mendeley.com/documents/?uuid=10b5789b-840b-4258-8098-37121d5b2a53"]},{"id":"ITEM-3","itemData":{"DOI":"10.1016/j.pharmthera.2017.02.031","ISBN":"0163-7258","ISSN":"1879016X","PMID":"28232023","abstract":"Cofilin is a ubiquitous protein which cooperates with many other actin-binding proteins in regulating actin dynamics. Cofilin has essential functions in nervous system development including neuritogenesis, neurite elongation, growth cone pathfinding, dendritic spine formation, and the regulation of neurotransmission and spine function, components of synaptic plasticity essential for learning and memory. Cofilin's phosphoregulation is a downstream target of many transmembrane signaling processes, and its misregulation in neurons has been linked in rodent models to many different neurodegenerative and neurological disorders including Alzheimer disease (AD), aggression due to neonatal isolation, autism, manic/bipolar disorder, and sleep deprivation. Cognitive and behavioral deficits of these rodent models have been largely abrogated by modulation of cofilin activity using viral-mediated, genetic, and/or small molecule or peptide therapeutic approaches. Neuropathic pain in rats from sciatic nerve compression has also been reduced by modulating the cofilin pathway within neurons of the dorsal root ganglia. Neuroinflammation, which occurs following cerebral ischemia/reperfusion, but which also accompanies many other neurodegenerative syndromes, is markedly reduced by peptides targeting specific chemokine receptors, which also modulate cofilin activity. Thus, peptide therapeutics offer potential for cost-effective treatment of a wide variety of neurological disorders. Here we discuss some recent results from rodent models using therapeutic peptides with a surprising ability to cross the rodent blood brain barrier and alter cofilin activity in brain. We also offer suggestions as to how neuronal-specific cofilin regulation might be achieved.","author":[{"dropping-particle":"","family":"Shaw","given":"Alisa E.","non-dropping-particle":"","parse-names":false,"suffix":""},{"dropping-particle":"","family":"Bamburg","given":"James R.","non-dropping-particle":"","parse-names":false,"suffix":""}],"container-title":"Pharmacology and Therapeutics","id":"ITEM-3","issued":{"date-parts":[["2017"]]},"note":"peptide modulator of cofilin","page":"17-27","publisher":"Elsevier Inc.","title":"Peptide regulation of cofilin activity in the CNS: A novel therapeutic approach for treatment of multiple neurological disorders","type":"article-journal","volume":"175"},"uris":["http://www.mendeley.com/documents/?uuid=d3276cf0-93a4-4da0-95bb-3f6cd414f10b"]}],"mendeley":{"formattedCitation":"(McGough et al. 1997; Carlier et al. 1997; Shaw and Bamburg 2017)","manualFormatting":"(McGough et al. 1997; Carlier et al. 1997; review from Shaw and Bamburg 2017)","plainTextFormattedCitation":"(McGough et al. 1997; Carlier et al. 1997; Shaw and Bamburg 2017)","previouslyFormattedCitation":"(McGough et al. 1997; Carlier et al. 1997; Shaw and Bamburg 2017)"},"properties":{"noteIndex":0},"schema":"https://github.com/citation-style-language/schema/raw/master/csl-citation.json"}</w:instrText>
      </w:r>
      <w:r w:rsidR="009F4800">
        <w:rPr>
          <w:rFonts w:asciiTheme="majorEastAsia" w:hAnsiTheme="majorEastAsia" w:cstheme="majorEastAsia"/>
        </w:rPr>
        <w:fldChar w:fldCharType="separate"/>
      </w:r>
      <w:r w:rsidR="009F4800" w:rsidRPr="009F4800">
        <w:rPr>
          <w:rFonts w:asciiTheme="majorEastAsia" w:hAnsiTheme="majorEastAsia" w:cstheme="majorEastAsia"/>
          <w:noProof/>
        </w:rPr>
        <w:t xml:space="preserve">(McGough et al. 1997; Carlier et al. 1997; </w:t>
      </w:r>
      <w:ins w:id="74" w:author="Yang,Qianhui (EID)" w:date="2018-06-18T15:33:00Z">
        <w:r w:rsidR="009F4800">
          <w:rPr>
            <w:rFonts w:asciiTheme="majorEastAsia" w:hAnsiTheme="majorEastAsia" w:cstheme="majorEastAsia"/>
            <w:noProof/>
          </w:rPr>
          <w:t xml:space="preserve">review from </w:t>
        </w:r>
      </w:ins>
      <w:r w:rsidR="009F4800" w:rsidRPr="009F4800">
        <w:rPr>
          <w:rFonts w:asciiTheme="majorEastAsia" w:hAnsiTheme="majorEastAsia" w:cstheme="majorEastAsia"/>
          <w:noProof/>
        </w:rPr>
        <w:t>Shaw and Bamburg 2017)</w:t>
      </w:r>
      <w:ins w:id="75" w:author="Yang,Qianhui (EID)" w:date="2018-06-18T15:33:00Z">
        <w:r w:rsidR="009F4800">
          <w:rPr>
            <w:rFonts w:asciiTheme="majorEastAsia" w:hAnsiTheme="majorEastAsia" w:cstheme="majorEastAsia"/>
          </w:rPr>
          <w:fldChar w:fldCharType="end"/>
        </w:r>
      </w:ins>
      <w:ins w:id="76" w:author="Yang,Qianhui (EID)" w:date="2018-06-18T15:31:00Z">
        <w:r w:rsidR="009F4800">
          <w:rPr>
            <w:rFonts w:asciiTheme="majorEastAsia" w:hAnsiTheme="majorEastAsia" w:cstheme="majorEastAsia"/>
          </w:rPr>
          <w:t>.</w:t>
        </w:r>
      </w:ins>
      <w:ins w:id="77" w:author="Yang,Qianhui (EID)" w:date="2018-06-18T15:17:00Z">
        <w:r w:rsidR="00EA6223">
          <w:rPr>
            <w:rFonts w:asciiTheme="majorEastAsia" w:hAnsiTheme="majorEastAsia" w:cstheme="majorEastAsia"/>
          </w:rPr>
          <w:t xml:space="preserve"> </w:t>
        </w:r>
      </w:ins>
      <w:ins w:id="78" w:author="Yang,Qianhui (EID)" w:date="2018-06-08T11:25:00Z">
        <w:r w:rsidR="00124C06">
          <w:t xml:space="preserve">ADF/cofilin proteins undergo </w:t>
        </w:r>
        <w:proofErr w:type="spellStart"/>
        <w:r w:rsidR="00124C06">
          <w:t>phosphoregulation</w:t>
        </w:r>
        <w:proofErr w:type="spellEnd"/>
        <w:r w:rsidR="00124C06">
          <w:t>, both of them are inactivated by phosphorylation on Serine 3 by LIM kinase and</w:t>
        </w:r>
      </w:ins>
      <w:ins w:id="79" w:author="Yang,Qianhui (EID)" w:date="2018-06-08T11:31:00Z">
        <w:r w:rsidR="00C0544A">
          <w:t xml:space="preserve"> are activated by phosphatase either slingshot or chronophin.</w:t>
        </w:r>
      </w:ins>
      <w:r w:rsidR="00E210FD">
        <w:t xml:space="preserve"> </w:t>
      </w:r>
      <w:ins w:id="80" w:author="Yang,Qianhui (EID)" w:date="2018-06-08T11:18:00Z">
        <w:r w:rsidR="00982F2A">
          <w:t xml:space="preserve">1. </w:t>
        </w:r>
      </w:ins>
      <w:del w:id="81" w:author="Yang,Qianhui (EID)" w:date="2018-06-07T16:03:00Z">
        <w:r w:rsidR="00E210FD" w:rsidDel="004A396C">
          <w:delText xml:space="preserve"> </w:delText>
        </w:r>
      </w:del>
      <w:r w:rsidR="00E210FD" w:rsidRPr="00982F2A">
        <w:rPr>
          <w:highlight w:val="magenta"/>
          <w:rPrChange w:id="82" w:author="Yang,Qianhui (EID)" w:date="2018-06-08T11:14:00Z">
            <w:rPr/>
          </w:rPrChange>
        </w:rPr>
        <w:t xml:space="preserve">A Ras/Rap GTPase-activating protein, </w:t>
      </w:r>
      <w:proofErr w:type="spellStart"/>
      <w:r w:rsidR="00E210FD" w:rsidRPr="00982F2A">
        <w:rPr>
          <w:highlight w:val="magenta"/>
          <w:rPrChange w:id="83" w:author="Yang,Qianhui (EID)" w:date="2018-06-08T11:14:00Z">
            <w:rPr/>
          </w:rPrChange>
        </w:rPr>
        <w:t>SynGAP</w:t>
      </w:r>
      <w:proofErr w:type="spellEnd"/>
      <w:r w:rsidR="00E210FD" w:rsidRPr="00982F2A">
        <w:rPr>
          <w:highlight w:val="magenta"/>
          <w:rPrChange w:id="84" w:author="Yang,Qianhui (EID)" w:date="2018-06-08T11:14:00Z">
            <w:rPr/>
          </w:rPrChange>
        </w:rPr>
        <w:t xml:space="preserve">, was shown to be essential in regulation of actin in mature spines in mice by signaling downstream through </w:t>
      </w:r>
      <w:proofErr w:type="spellStart"/>
      <w:r w:rsidR="00E210FD" w:rsidRPr="00982F2A">
        <w:rPr>
          <w:highlight w:val="magenta"/>
          <w:rPrChange w:id="85" w:author="Yang,Qianhui (EID)" w:date="2018-06-08T11:14:00Z">
            <w:rPr/>
          </w:rPrChange>
        </w:rPr>
        <w:t>phosphoregulation</w:t>
      </w:r>
      <w:proofErr w:type="spellEnd"/>
      <w:r w:rsidR="00E210FD" w:rsidRPr="00982F2A">
        <w:rPr>
          <w:highlight w:val="magenta"/>
          <w:rPrChange w:id="86" w:author="Yang,Qianhui (EID)" w:date="2018-06-08T11:14:00Z">
            <w:rPr/>
          </w:rPrChange>
        </w:rPr>
        <w:t xml:space="preserve"> of cofilin-1</w:t>
      </w:r>
      <w:ins w:id="87" w:author="Yang,Qianhui (EID)" w:date="2018-06-17T12:20:00Z">
        <w:r w:rsidR="003812A5">
          <w:rPr>
            <w:highlight w:val="magenta"/>
          </w:rPr>
          <w:fldChar w:fldCharType="begin" w:fldLock="1"/>
        </w:r>
      </w:ins>
      <w:r w:rsidR="00B30327">
        <w:rPr>
          <w:highlight w:val="magenta"/>
        </w:rPr>
        <w:instrText>ADDIN CSL_CITATION {"citationItems":[{"id":"ITEM-1","itemData":{"DOI":"10.1523/JNEUROSCI.4695-08.2008","ISBN":"1529-2401 (Electronic)\\r0270-6474 (Linking)","ISSN":"0270-6474","PMID":"19074040","abstract":"SynGAP, a prominent Ras/Rap GTPase-activating protein in the postsynaptic density, regulates the timing of spine formation and trafficking of glutamate receptors in cultured neurons. However, the molecular mechanisms by which it does this are unknown. Here, we show that synGAP is a key regulator of spine morphology in adult mice. Heterozygous deletion of synGAP was sufficient to cause an excess of mushroom spines in adult brains, indicating that synGAP is involved in steady-state regulation of actin in mature spines. Both Ras- and Rac-GTP levels were elevated in forebrains from adult synGAP(+/-) mice. Rac is a well known regulator of actin polymerization and spine morphology. The steady-state level of phosphorylation of cofilin was also elevated in synGAP(+/-) mice. Cofilin, an F-actin severing protein that is inactivated by phosphorylation, is a downstream target of a pathway regulated by Rac. We show that transient regulation of cofilin by treatment with NMDA is also disrupted in synGAP mutant neurons. Treatment of wild-type neurons with 25 mum NMDA triggered transient dephosphorylation and activation of cofilin within 15 s. In contrast, neurons cultured from mice with a homozygous or heterozygous deletion of synGAP lacked the transient regulation by the NMDA receptor. Depression of EPSPs induced by a similar treatment of hippocampal slices with NMDA was disrupted in slices from synGAP(+/-) mice. Our data show that synGAP mediates a rate-limiting step in steady-state regulation of spine morphology and in transient NMDA-receptor-dependent regulation of the spine cytoskeleton.","author":[{"dropping-particle":"","family":"Carlisle","given":"H. J.","non-dropping-particle":"","parse-names":false,"suffix":""},{"dropping-particle":"","family":"Manzerra","given":"P.","non-dropping-particle":"","parse-names":false,"suffix":""},{"dropping-particle":"","family":"Marcora","given":"E.","non-dropping-particle":"","parse-names":false,"suffix":""},{"dropping-particle":"","family":"Kennedy","given":"M. B.","non-dropping-particle":"","parse-names":false,"suffix":""}],"container-title":"Journal of Neuroscience","id":"ITEM-1","issue":"50","issued":{"date-parts":[["2008"]]},"page":"13673-13683","title":"SynGAP Regulates Steady-State and Activity-Dependent Phosphorylation of Cofilin","type":"article-journal","volume":"28"},"uris":["http://www.mendeley.com/documents/?uuid=95d8348b-0a2a-4281-9293-1b2050f86483"]}],"mendeley":{"formattedCitation":"(Carlisle et al. 2008)","plainTextFormattedCitation":"(Carlisle et al. 2008)","previouslyFormattedCitation":"(Carlisle et al. 2008)"},"properties":{"noteIndex":0},"schema":"https://github.com/citation-style-language/schema/raw/master/csl-citation.json"}</w:instrText>
      </w:r>
      <w:r w:rsidR="003812A5">
        <w:rPr>
          <w:highlight w:val="magenta"/>
        </w:rPr>
        <w:fldChar w:fldCharType="separate"/>
      </w:r>
      <w:r w:rsidR="003812A5" w:rsidRPr="003812A5">
        <w:rPr>
          <w:noProof/>
          <w:highlight w:val="magenta"/>
        </w:rPr>
        <w:t>(Carlisle et al. 2008)</w:t>
      </w:r>
      <w:ins w:id="88" w:author="Yang,Qianhui (EID)" w:date="2018-06-17T12:20:00Z">
        <w:r w:rsidR="003812A5">
          <w:rPr>
            <w:highlight w:val="magenta"/>
          </w:rPr>
          <w:fldChar w:fldCharType="end"/>
        </w:r>
      </w:ins>
      <w:del w:id="89" w:author="Yang,Qianhui (EID)" w:date="2018-06-17T12:20:00Z">
        <w:r w:rsidR="00E210FD" w:rsidRPr="00982F2A" w:rsidDel="003812A5">
          <w:rPr>
            <w:highlight w:val="magenta"/>
            <w:vertAlign w:val="superscript"/>
            <w:rPrChange w:id="90" w:author="Yang,Qianhui (EID)" w:date="2018-06-08T11:14:00Z">
              <w:rPr>
                <w:vertAlign w:val="superscript"/>
              </w:rPr>
            </w:rPrChange>
          </w:rPr>
          <w:delText>Carlisle et al</w:delText>
        </w:r>
      </w:del>
      <w:r w:rsidR="00E210FD" w:rsidRPr="00982F2A">
        <w:rPr>
          <w:highlight w:val="magenta"/>
          <w:rPrChange w:id="91" w:author="Yang,Qianhui (EID)" w:date="2018-06-08T11:14:00Z">
            <w:rPr/>
          </w:rPrChange>
        </w:rPr>
        <w:t>, the ADF/cofilin isoform most prevalent in rodent neurons</w:t>
      </w:r>
      <w:ins w:id="92" w:author="Yang,Qianhui (EID)" w:date="2018-06-17T12:25:00Z">
        <w:r w:rsidR="001C266B">
          <w:rPr>
            <w:highlight w:val="magenta"/>
          </w:rPr>
          <w:t xml:space="preserve">(I </w:t>
        </w:r>
        <w:proofErr w:type="spellStart"/>
        <w:r w:rsidR="001C266B">
          <w:rPr>
            <w:highlight w:val="magenta"/>
          </w:rPr>
          <w:t>can not</w:t>
        </w:r>
        <w:proofErr w:type="spellEnd"/>
        <w:r w:rsidR="001C266B">
          <w:rPr>
            <w:highlight w:val="magenta"/>
          </w:rPr>
          <w:t xml:space="preserve"> find publication work to support this)</w:t>
        </w:r>
      </w:ins>
      <w:del w:id="93" w:author="Yang,Qianhui (EID)" w:date="2018-06-17T12:25:00Z">
        <w:r w:rsidR="00E210FD" w:rsidRPr="00982F2A" w:rsidDel="001C266B">
          <w:rPr>
            <w:highlight w:val="magenta"/>
            <w:vertAlign w:val="superscript"/>
            <w:rPrChange w:id="94" w:author="Yang,Qianhui (EID)" w:date="2018-06-08T11:14:00Z">
              <w:rPr>
                <w:vertAlign w:val="superscript"/>
              </w:rPr>
            </w:rPrChange>
          </w:rPr>
          <w:delText>Garvalov</w:delText>
        </w:r>
      </w:del>
      <w:r w:rsidR="00E210FD" w:rsidRPr="00982F2A">
        <w:rPr>
          <w:highlight w:val="magenta"/>
          <w:rPrChange w:id="95" w:author="Yang,Qianhui (EID)" w:date="2018-06-08T11:14:00Z">
            <w:rPr/>
          </w:rPrChange>
        </w:rPr>
        <w:t>.</w:t>
      </w:r>
      <w:r w:rsidR="00E210FD">
        <w:t xml:space="preserve"> </w:t>
      </w:r>
      <w:ins w:id="96" w:author="Yang,Qianhui (EID)" w:date="2018-06-08T11:18:00Z">
        <w:r w:rsidR="00124C06">
          <w:t xml:space="preserve">2. </w:t>
        </w:r>
      </w:ins>
      <w:r w:rsidR="00E210FD">
        <w:t xml:space="preserve">Indeed, direct </w:t>
      </w:r>
      <w:ins w:id="97" w:author="Yang,Qianhui (EID)" w:date="2018-06-17T23:15:00Z">
        <w:r w:rsidR="00406D0B">
          <w:t xml:space="preserve">and indirect </w:t>
        </w:r>
      </w:ins>
      <w:r w:rsidR="00E210FD">
        <w:t>modulation of cofilin kinase and phosphatase activity by genetic</w:t>
      </w:r>
      <w:r w:rsidR="005F2CF1">
        <w:t>s</w:t>
      </w:r>
      <w:ins w:id="98" w:author="Yang,Qianhui (EID)" w:date="2018-06-18T11:12:00Z">
        <w:r w:rsidR="00B845AF">
          <w:t xml:space="preserve"> </w:t>
        </w:r>
      </w:ins>
      <w:ins w:id="99" w:author="Yang,Qianhui (EID)" w:date="2018-06-18T00:41:00Z">
        <w:r w:rsidR="00C60DD6">
          <w:t>(</w:t>
        </w:r>
      </w:ins>
      <w:ins w:id="100" w:author="Yang,Qianhui (EID)" w:date="2018-06-17T23:17:00Z">
        <w:r w:rsidR="00CB415A">
          <w:t>LIMK knock</w:t>
        </w:r>
      </w:ins>
      <w:ins w:id="101" w:author="Yang,Qianhui (EID)" w:date="2018-06-17T23:16:00Z">
        <w:r w:rsidR="00CB415A">
          <w:t>-</w:t>
        </w:r>
      </w:ins>
      <w:ins w:id="102" w:author="Yang,Qianhui (EID)" w:date="2018-06-17T23:17:00Z">
        <w:r w:rsidR="006839A7">
          <w:t>ou</w:t>
        </w:r>
      </w:ins>
      <w:ins w:id="103" w:author="Yang,Qianhui (EID)" w:date="2018-06-18T14:40:00Z">
        <w:r w:rsidR="006839A7">
          <w:t xml:space="preserve">t, </w:t>
        </w:r>
      </w:ins>
      <w:ins w:id="104" w:author="Yang,Qianhui (EID)" w:date="2018-06-18T11:01:00Z">
        <w:r w:rsidR="001039CB">
          <w:t xml:space="preserve">Slingshot </w:t>
        </w:r>
      </w:ins>
      <w:ins w:id="105" w:author="Yang,Qianhui (EID)" w:date="2018-06-18T00:42:00Z">
        <w:r w:rsidR="00C15C62">
          <w:t xml:space="preserve">small </w:t>
        </w:r>
        <w:proofErr w:type="spellStart"/>
        <w:r w:rsidR="00C15C62">
          <w:t>iRNA</w:t>
        </w:r>
      </w:ins>
      <w:proofErr w:type="spellEnd"/>
      <w:ins w:id="106" w:author="Yang,Qianhui (EID)" w:date="2018-06-18T11:01:00Z">
        <w:r w:rsidR="001039CB">
          <w:t xml:space="preserve"> </w:t>
        </w:r>
      </w:ins>
      <w:ins w:id="107" w:author="Yang,Qianhui (EID)" w:date="2018-06-18T14:40:00Z">
        <w:r w:rsidR="006839A7">
          <w:t>and cofilin overexpression</w:t>
        </w:r>
      </w:ins>
      <w:ins w:id="108" w:author="Yang,Qianhui (EID)" w:date="2018-06-18T14:41:00Z">
        <w:r w:rsidR="001F6079">
          <w:t>)</w:t>
        </w:r>
      </w:ins>
      <w:r w:rsidR="00E210FD">
        <w:t xml:space="preserve">, </w:t>
      </w:r>
      <w:r w:rsidR="005F2CF1">
        <w:t>expression of cofilin with mutations</w:t>
      </w:r>
      <w:r w:rsidR="007B0061">
        <w:t xml:space="preserve"> in the phosphorylation site, </w:t>
      </w:r>
      <w:r w:rsidR="00E210FD">
        <w:t xml:space="preserve">or </w:t>
      </w:r>
      <w:r w:rsidR="007B0061">
        <w:t xml:space="preserve">cell-permeable </w:t>
      </w:r>
      <w:r w:rsidR="00E417CC">
        <w:t>peptide inhibit</w:t>
      </w:r>
      <w:r w:rsidR="007B0061">
        <w:t>ors</w:t>
      </w:r>
      <w:ins w:id="109" w:author="Yang,Qianhui (EID)" w:date="2018-06-17T22:55:00Z">
        <w:r w:rsidR="00B30327">
          <w:rPr>
            <w:vertAlign w:val="superscript"/>
          </w:rPr>
          <w:t xml:space="preserve"> </w:t>
        </w:r>
      </w:ins>
      <w:ins w:id="110" w:author="Yang,Qianhui (EID)" w:date="2018-06-17T22:56:00Z">
        <w:r w:rsidR="00B30327">
          <w:rPr>
            <w:vertAlign w:val="superscript"/>
          </w:rPr>
          <w:fldChar w:fldCharType="begin" w:fldLock="1"/>
        </w:r>
      </w:ins>
      <w:r w:rsidR="00864F49">
        <w:rPr>
          <w:vertAlign w:val="superscript"/>
        </w:rPr>
        <w:instrText>ADDIN CSL_CITATION {"citationItems":[{"id":"ITEM-1","itemData":{"DOI":"10.1523/JNEUROSCI.5107-12.2013","ISBN":"1529-2401 (Electronic)\\r0270-6474 (Linking)","ISSN":"0270-6474","PMID":"23575840","abstract":"Actin dynamics provide an important mechanism for the modification of synaptic plasticity, which is regulated by the actin depolymerizing factor (ADF)/cofilin. However, the role of cofilin regulated actin dynamics in memory extinction process is still unclear. Here, we observed that extinction of conditioned taste aversive (CTA) memory led to temporally enhanced ADF/cofilin activity in the infralimbic cortex (IrL) of the rats. Moreover, temporally elevating ADF/cofilin activity in the IrL could accelerate CTA memory extinction by facilitating AMPAR synaptic surface recruitment, whereas inhibition of ADF/cofilin activity abolished AMPAR synaptic surface trafficking and impaired memory extinction. Finally, we observed that ADF/cofilin-regulated synaptic plasticity was not directly coupled to morphological changes of postsynaptic spines. These findings may help us understand the role of ADF/cofilin-regulated actin dynamics in memory extinction and suggest that appropriate manipulating ADF/cofilin activity might be a suitable way for therapeutic treatment of memory disorders.","author":[{"dropping-particle":"","family":"Wang","given":"Y.","non-dropping-particle":"","parse-names":false,"suffix":""},{"dropping-particle":"","family":"Dong","given":"Q.","non-dropping-particle":"","parse-names":false,"suffix":""},{"dropping-particle":"","family":"Xu","given":"X.-F.","non-dropping-particle":"","parse-names":false,"suffix":""},{"dropping-particle":"","family":"Feng","given":"X.","non-dropping-particle":"","parse-names":false,"suffix":""},{"dropping-particle":"","family":"Xin","given":"J.","non-dropping-particle":"","parse-names":false,"suffix":""},{"dropping-particle":"","family":"Wang","given":"D.-D.","non-dropping-particle":"","parse-names":false,"suffix":""},{"dropping-particle":"","family":"Yu","given":"H.","non-dropping-particle":"","parse-names":false,"suffix":""},{"dropping-particle":"","family":"Tian","given":"T.","non-dropping-particle":"","parse-names":false,"suffix":""},{"dropping-particle":"","family":"Chen","given":"Z.-Y.","non-dropping-particle":"","parse-names":false,"suffix":""}],"container-title":"Journal of Neuroscience","id":"ITEM-1","issue":"15","issued":{"date-parts":[["2013"]]},"page":"6423-6433","title":"Phosphorylation of Cofilin Regulates Extinction of Conditioned Aversive Memory via AMPAR Trafficking","type":"article-journal","volume":"33"},"uris":["http://www.mendeley.com/documents/?uuid=4c540592-55d3-4795-b75e-8ca1a0226e0e"]},{"id":"ITEM-2","itemData":{"DOI":"10.1038/srep32897","ISBN":"2045-2322 (Electronic) 2045-2322 (Linking)","ISSN":"20452322","PMID":"27595610","abstract":"Dendritic spines are the postsynaptic sites of most excitatory synapses in the brain, and spine enlargement and shrinkage give rise to long-term potentiation and depression of synapses, respectively. Because spine structural plasticity is accompanied by remodeling of actin scaffolds, we hypothesized that the filamentous actin regulatory protein cofilin plays a crucial role in this process. Here we investigated the diffusional properties of cofilin, the actin-severing and depolymerizing actions of which are activated by dephosphorylation. Cofilin diffusion was measured using fluorescently labeled cofilin fusion proteins and two-photon imaging. We show that cofilins are highly diffusible along dendrites in the resting state. However, during spine enlargement, wild-type cofilin and a phosphomimetic cofilin mutant remain confined to the stimulated spine, whereas a nonphosphorylatable mutant does not. Moreover, inhibition of cofilin phosphorylation with a competitive peptide disables spine enlargement, suggesting that phosphorylated-cofilin accumulation is a key regulator of enlargement, which is localized to individual spines. Conversely, spine shrinkage spreads to neighboring spines, even though triggered by weaker stimuli than enlargement. Diffusion of exogenous cofilin injected into a pyramidal neuron soma causes spine shrinkage and reduced PSD95 in spines, suggesting that diffusion of dephosphorylated endogenous cofilin underlies the spreading of spine shrinkage and long-term depression.","author":[{"dropping-particle":"","family":"Noguchi","given":"Jun","non-dropping-particle":"","parse-names":false,"suffix":""},{"dropping-particle":"","family":"Hayama","given":"Tatsuya","non-dropping-particle":"","parse-names":false,"suffix":""},{"dropping-particle":"","family":"Watanabe","given":"Satoshi","non-dropping-particle":"","parse-names":false,"suffix":""},{"dropping-particle":"","family":"Ucar","given":"Hasan","non-dropping-particle":"","parse-names":false,"suffix":""},{"dropping-particle":"","family":"Yagishita","given":"Sho","non-dropping-particle":"","parse-names":false,"suffix":""},{"dropping-particle":"","family":"Takahashi","given":"Noriko","non-dropping-particle":"","parse-names":false,"suffix":""},{"dropping-particle":"","family":"Kasai","given":"Haruo","non-dropping-particle":"","parse-names":false,"suffix":""}],"container-title":"Scientific Reports","id":"ITEM-2","issue":"May","issued":{"date-parts":[["2016"]]},"note":"peptide treatment effect the dendritic spine","page":"1-9","title":"State-dependent diffusion of actin-depolymerizing factor/cofilin underlies the enlargement and shrinkage of dendritic spines","type":"article-journal","volume":"6"},"uris":["http://www.mendeley.com/documents/?uuid=82c0b861-f6bc-490a-bde0-957560accd4b"]}],"mendeley":{"formattedCitation":"(Y. Wang et al. 2013; Noguchi et al. 2016)","plainTextFormattedCitation":"(Y. Wang et al. 2013; Noguchi et al. 2016)","previouslyFormattedCitation":"(Y. Wang et al. 2013; Noguchi et al. 2016)"},"properties":{"noteIndex":0},"schema":"https://github.com/citation-style-language/schema/raw/master/csl-citation.json"}</w:instrText>
      </w:r>
      <w:r w:rsidR="00B30327">
        <w:rPr>
          <w:vertAlign w:val="superscript"/>
        </w:rPr>
        <w:fldChar w:fldCharType="separate"/>
      </w:r>
      <w:r w:rsidR="00864F49" w:rsidRPr="00864F49">
        <w:rPr>
          <w:noProof/>
        </w:rPr>
        <w:t>(Y. Wang et al. 2013; Noguchi et al. 2016)</w:t>
      </w:r>
      <w:ins w:id="111" w:author="Yang,Qianhui (EID)" w:date="2018-06-17T22:56:00Z">
        <w:r w:rsidR="00B30327">
          <w:rPr>
            <w:vertAlign w:val="superscript"/>
          </w:rPr>
          <w:fldChar w:fldCharType="end"/>
        </w:r>
      </w:ins>
      <w:del w:id="112" w:author="Yang,Qianhui (EID)" w:date="2018-06-17T22:55:00Z">
        <w:r w:rsidR="005F2CF1" w:rsidRPr="005F2CF1" w:rsidDel="00B30327">
          <w:rPr>
            <w:vertAlign w:val="superscript"/>
          </w:rPr>
          <w:delText>Wang Y 2013</w:delText>
        </w:r>
      </w:del>
      <w:r w:rsidR="00E417CC">
        <w:t xml:space="preserve">, demonstrated </w:t>
      </w:r>
      <w:proofErr w:type="spellStart"/>
      <w:r w:rsidR="00E210FD">
        <w:lastRenderedPageBreak/>
        <w:t>phosphoregulation</w:t>
      </w:r>
      <w:proofErr w:type="spellEnd"/>
      <w:r w:rsidR="00E210FD">
        <w:t xml:space="preserve"> of cofilin </w:t>
      </w:r>
      <w:r w:rsidR="00E417CC">
        <w:t xml:space="preserve">is essential for </w:t>
      </w:r>
      <w:ins w:id="113" w:author="Yang,Qianhui (EID)" w:date="2018-06-17T22:55:00Z">
        <w:r w:rsidR="00B30327">
          <w:t xml:space="preserve">AMPA </w:t>
        </w:r>
      </w:ins>
      <w:r w:rsidR="00E417CC">
        <w:t>receptor trafficking</w:t>
      </w:r>
      <w:ins w:id="114" w:author="Yang,Qianhui (EID)" w:date="2018-06-17T22:56:00Z">
        <w:r w:rsidR="00B30327">
          <w:t>,</w:t>
        </w:r>
      </w:ins>
      <w:ins w:id="115" w:author="Yang,Qianhui (EID)" w:date="2018-06-18T11:06:00Z">
        <w:r w:rsidR="00B845AF">
          <w:t xml:space="preserve"> LTP</w:t>
        </w:r>
      </w:ins>
      <w:r w:rsidR="00E417CC">
        <w:t xml:space="preserve"> and dendritic spine </w:t>
      </w:r>
      <w:ins w:id="116" w:author="Yang,Qianhui (EID)" w:date="2018-06-17T23:05:00Z">
        <w:r w:rsidR="00406D0B">
          <w:t>growth</w:t>
        </w:r>
      </w:ins>
      <w:del w:id="117" w:author="Yang,Qianhui (EID)" w:date="2018-06-17T23:05:00Z">
        <w:r w:rsidR="00E417CC" w:rsidDel="00406D0B">
          <w:delText>function</w:delText>
        </w:r>
      </w:del>
      <w:ins w:id="118" w:author="Yang,Qianhui (EID)" w:date="2018-06-17T23:00:00Z">
        <w:r w:rsidR="00406D0B">
          <w:t xml:space="preserve"> and </w:t>
        </w:r>
      </w:ins>
      <w:ins w:id="119" w:author="Yang,Qianhui (EID)" w:date="2018-06-17T23:05:00Z">
        <w:r w:rsidR="00406D0B">
          <w:t>function</w:t>
        </w:r>
      </w:ins>
      <w:r w:rsidR="00E417CC">
        <w:t xml:space="preserve"> </w:t>
      </w:r>
      <w:ins w:id="120" w:author="Yang,Qianhui (EID)" w:date="2018-06-18T11:11:00Z">
        <w:r w:rsidR="00B845AF">
          <w:t xml:space="preserve">which relate to memory </w:t>
        </w:r>
      </w:ins>
      <w:r w:rsidR="00E417CC">
        <w:t xml:space="preserve">under normal </w:t>
      </w:r>
      <w:r w:rsidR="00E417CC" w:rsidRPr="005F2CF1">
        <w:t>conditions</w:t>
      </w:r>
      <w:ins w:id="121" w:author="Yang,Qianhui (EID)" w:date="2018-06-17T23:21:00Z">
        <w:r w:rsidR="00CB415A">
          <w:t xml:space="preserve"> </w:t>
        </w:r>
      </w:ins>
      <w:ins w:id="122" w:author="Yang,Qianhui (EID)" w:date="2018-06-18T11:20:00Z">
        <w:r w:rsidR="00EA703C">
          <w:fldChar w:fldCharType="begin" w:fldLock="1"/>
        </w:r>
      </w:ins>
      <w:r w:rsidR="00864F49">
        <w:instrText>ADDIN CSL_CITATION {"citationItems":[{"id":"ITEM-1","itemData":{"DOI":"10.1016/j.neuropharm.2004.06.030","ISBN":"0028-3908","ISSN":"00283908","PMID":"15458846","abstract":"To investigate the role of the LIM-kinase (LIMK) family in the regulation of ADF/cofilin phosphorylation and synaptic function in the mammalian central nervous system (CNS), we conducted biochemical and electrophysiological analysis using mice that were genetically altered in the expression of LIMK-1 and LIMK-2. We showed here that while LIMK-2 knockout mice exhibited minimal abnormalities, the LIMK-1/2 double knockout mice were more severely impaired in both ADF/cofilin phosphorylation and excitatory synaptic function in the CA1 region of the hippocampus. These results indicate a critical role for the LIMK family in the regulation of ADF/cofilin and synaptic function in the brain. © 2004 Elsevier Ltd. All rights reserved.","author":[{"dropping-particle":"","family":"Meng","given":"Yanghong","non-dropping-particle":"","parse-names":false,"suffix":""},{"dropping-particle":"","family":"Takahashi","given":"Hisaaki","non-dropping-particle":"","parse-names":false,"suffix":""},{"dropping-particle":"","family":"Meng","given":"Jinsong","non-dropping-particle":"","parse-names":false,"suffix":""},{"dropping-particle":"","family":"Zhang","given":"Yu","non-dropping-particle":"","parse-names":false,"suffix":""},{"dropping-particle":"","family":"Lu","given":"Guijin","non-dropping-particle":"","parse-names":false,"suffix":""},{"dropping-particle":"","family":"Asrar","given":"Suhail","non-dropping-particle":"","parse-names":false,"suffix":""},{"dropping-particle":"","family":"Nakamura","given":"Toshikazu","non-dropping-particle":"","parse-names":false,"suffix":""},{"dropping-particle":"","family":"Jia","given":"Zhengping","non-dropping-particle":"","parse-names":false,"suffix":""}],"container-title":"Neuropharmacology","id":"ITEM-1","issue":"5","issued":{"date-parts":[["2004"]]},"page":"746-754","title":"Regulation of ADF/cofilin phosphorylation and synaptic function by LIM-kinase","type":"article-journal","volume":"47"},"uris":["http://www.mendeley.com/documents/?uuid=fe2c2247-d0d2-4fcb-8e46-4dbe8c03c2a0"]},{"id":"ITEM-2","itemData":{"DOI":"10.1038/nn.2634","ISBN":"1546-1726 (Electronic) 1097-6256 (Linking)","ISSN":"10976256","PMID":"20835250","abstract":"Dendritic spines undergo actin-based growth and shrinkage during synaptic plasticity, in which the actin depolymerizing factor (ADF)/cofilin family of actin-associated proteins are important. Elevated ADF/cofilin activities often lead to reduced spine size and immature spine morphology but can also enhance synaptic potentiation in some cases. Thus, ADF/cofilin may have distinct effects on postsynaptic structure and function. We found that ADF/cofilin-mediated actin dynamics regulated AMPA receptor (AMPAR) trafficking during synaptic potentiation, which was distinct from actin's structural role in spine morphology. Specifically, elevated ADF/cofilin activity markedly enhanced surface addition of AMPARs after chemically induced long-term potentiation (LTP), whereas inhibition of ADF/cofilin abolished AMPAR addition. We found that chemically induced LTP elicited a temporal sequence of ADF/cofilin dephosphorylation and phosphorylation that underlies AMPAR trafficking and spine enlargement. These findings suggest that temporally regulated ADF/cofilin activities function in postsynaptic modifications of receptor number and spine size during synaptic plasticity.","author":[{"dropping-particle":"","family":"Gu","given":"Jiaping","non-dropping-particle":"","parse-names":false,"suffix":""},{"dropping-particle":"","family":"Lee","given":"Chi Wai","non-dropping-particle":"","parse-names":false,"suffix":""},{"dropping-particle":"","family":"Fan","given":"Yanjie","non-dropping-particle":"","parse-names":false,"suffix":""},{"dropping-particle":"","family":"Komlos","given":"Daniel","non-dropping-particle":"","parse-names":false,"suffix":""},{"dropping-particle":"","family":"Tang","given":"Xin","non-dropping-particle":"","parse-names":false,"suffix":""},{"dropping-particle":"","family":"Sun","given":"Chicheng","non-dropping-particle":"","parse-names":false,"suffix":""},{"dropping-particle":"","family":"Yu","given":"Kuai","non-dropping-particle":"","parse-names":false,"suffix":""},{"dropping-particle":"","family":"Hartzell","given":"H. Criss","non-dropping-particle":"","parse-names":false,"suffix":""},{"dropping-particle":"","family":"Chen","given":"Gong","non-dropping-particle":"","parse-names":false,"suffix":""},{"dropping-particle":"","family":"Bamburg","given":"James R.","non-dropping-particle":"","parse-names":false,"suffix":""},{"dropping-particle":"","family":"Zheng","given":"James Q.","non-dropping-particle":"","parse-names":false,"suffix":""}],"container-title":"Nature Neuroscience","id":"ITEM-2","issue":"10","issued":{"date-parts":[["2010"]]},"page":"1208-1215","publisher":"Nature Publishing Group","title":"ADF/cofilin-mediated actin dynamics regulate AMPA receptor trafficking during synaptic plasticity","type":"article-journal","volume":"13"},"uris":["http://www.mendeley.com/documents/?uuid=9941d277-6869-45e4-b592-68771b23422b"]},{"id":"ITEM-3","itemData":{"DOI":"10.1113/jphysiol.2009.186353","ISBN":"0022-3751","ISSN":"00223751","PMID":"20442266","abstract":"Cofilin, the major actin depolymerizing factor, modulates actin dynamics that contribute to spine morphology, synaptic transmission and plasticity. Much evidence implicates the cofilin inactivation kinase LIMK in synaptic function, but little is known about the cofilin activation phosphatase Slingshot in this regard. In this study, we found that suppressing endogenous Slingshot with small RNA interference or function-blocking antibody led to a dramatic reduction of AMPA receptor-mediated excitatory postsynaptic currents (EPSCs) in cortical neurons. Perturbation of Slingshot function also diminished the ability to express synaptic plasticity. Inactivating cofilin or disturbing actin dynamics reduced AMPAR-EPSCs in a Slingshot-dependent manner. Moreover, surface GluR 1 and synaptic GluR2/3 clusters were reduced by Slingshot knockdown. Our data suggest that Slingshot plays a pivotal role in AMPAR trafficking and synaptic transmission by controlling actin cytoskeleton via cofilin activation.","author":[{"dropping-particle":"","family":"Yuen","given":"Eunice Y.","non-dropping-particle":"","parse-names":false,"suffix":""},{"dropping-particle":"","family":"Liu","given":"Wenhua","non-dropping-particle":"","parse-names":false,"suffix":""},{"dropping-particle":"","family":"Kafri","given":"Tal","non-dropping-particle":"","parse-names":false,"suffix":""},{"dropping-particle":"","family":"Praag","given":"Henriette","non-dropping-particle":"van","parse-names":false,"suffix":""},{"dropping-particle":"","family":"Yan","given":"Zhen","non-dropping-particle":"","parse-names":false,"suffix":""}],"container-title":"Journal of Physiology","id":"ITEM-3","issue":"13","issued":{"date-parts":[["2010"]]},"note":"si-RNA infect on neuron","page":"2361-2371","title":"Regulation of AMPA receptor channels and synaptic plasticity by cofilin phosphatase Slingshot in cortical neurons","type":"article-journal","volume":"588"},"uris":["http://www.mendeley.com/documents/?uuid=2ba03e6f-d07b-4940-a498-07f522a29caf"]},{"id":"ITEM-4","itemData":{"DOI":"10.1523/JNEUROSCI.5107-12.2013","ISBN":"1529-2401 (Electronic)\\r0270-6474 (Linking)","ISSN":"0270-6474","PMID":"23575840","abstract":"Actin dynamics provide an important mechanism for the modification of synaptic plasticity, which is regulated by the actin depolymerizing factor (ADF)/cofilin. However, the role of cofilin regulated actin dynamics in memory extinction process is still unclear. Here, we observed that extinction of conditioned taste aversive (CTA) memory led to temporally enhanced ADF/cofilin activity in the infralimbic cortex (IrL) of the rats. Moreover, temporally elevating ADF/cofilin activity in the IrL could accelerate CTA memory extinction by facilitating AMPAR synaptic surface recruitment, whereas inhibition of ADF/cofilin activity abolished AMPAR synaptic surface trafficking and impaired memory extinction. Finally, we observed that ADF/cofilin-regulated synaptic plasticity was not directly coupled to morphological changes of postsynaptic spines. These findings may help us understand the role of ADF/cofilin-regulated actin dynamics in memory extinction and suggest that appropriate manipulating ADF/cofilin activity might be a suitable way for therapeutic treatment of memory disorders.","author":[{"dropping-particle":"","family":"Wang","given":"Y.","non-dropping-particle":"","parse-names":false,"suffix":""},{"dropping-particle":"","family":"Dong","given":"Q.","non-dropping-particle":"","parse-names":false,"suffix":""},{"dropping-particle":"","family":"Xu","given":"X.-F.","non-dropping-particle":"","parse-names":false,"suffix":""},{"dropping-particle":"","family":"Feng","given":"X.","non-dropping-particle":"","parse-names":false,"suffix":""},{"dropping-particle":"","family":"Xin","given":"J.","non-dropping-particle":"","parse-names":false,"suffix":""},{"dropping-particle":"","family":"Wang","given":"D.-D.","non-dropping-particle":"","parse-names":false,"suffix":""},{"dropping-particle":"","family":"Yu","given":"H.","non-dropping-particle":"","parse-names":false,"suffix":""},{"dropping-particle":"","family":"Tian","given":"T.","non-dropping-particle":"","parse-names":false,"suffix":""},{"dropping-particle":"","family":"Chen","given":"Z.-Y.","non-dropping-particle":"","parse-names":false,"suffix":""}],"container-title":"Journal of Neuroscience","id":"ITEM-4","issue":"15","issued":{"date-parts":[["2013"]]},"page":"6423-6433","title":"Phosphorylation of Cofilin Regulates Extinction of Conditioned Aversive Memory via AMPAR Trafficking","type":"article-journal","volume":"33"},"uris":["http://www.mendeley.com/documents/?uuid=4c540592-55d3-4795-b75e-8ca1a0226e0e"]},{"id":"ITEM-5","itemData":{"DOI":"10.1038/srep32897","ISBN":"2045-2322 (Electronic) 2045-2322 (Linking)","ISSN":"20452322","PMID":"27595610","abstract":"Dendritic spines are the postsynaptic sites of most excitatory synapses in the brain, and spine enlargement and shrinkage give rise to long-term potentiation and depression of synapses, respectively. Because spine structural plasticity is accompanied by remodeling of actin scaffolds, we hypothesized that the filamentous actin regulatory protein cofilin plays a crucial role in this process. Here we investigated the diffusional properties of cofilin, the actin-severing and depolymerizing actions of which are activated by dephosphorylation. Cofilin diffusion was measured using fluorescently labeled cofilin fusion proteins and two-photon imaging. We show that cofilins are highly diffusible along dendrites in the resting state. However, during spine enlargement, wild-type cofilin and a phosphomimetic cofilin mutant remain confined to the stimulated spine, whereas a nonphosphorylatable mutant does not. Moreover, inhibition of cofilin phosphorylation with a competitive peptide disables spine enlargement, suggesting that phosphorylated-cofilin accumulation is a key regulator of enlargement, which is localized to individual spines. Conversely, spine shrinkage spreads to neighboring spines, even though triggered by weaker stimuli than enlargement. Diffusion of exogenous cofilin injected into a pyramidal neuron soma causes spine shrinkage and reduced PSD95 in spines, suggesting that diffusion of dephosphorylated endogenous cofilin underlies the spreading of spine shrinkage and long-term depression.","author":[{"dropping-particle":"","family":"Noguchi","given":"Jun","non-dropping-particle":"","parse-names":false,"suffix":""},{"dropping-particle":"","family":"Hayama","given":"Tatsuya","non-dropping-particle":"","parse-names":false,"suffix":""},{"dropping-particle":"","family":"Watanabe","given":"Satoshi","non-dropping-particle":"","parse-names":false,"suffix":""},{"dropping-particle":"","family":"Ucar","given":"Hasan","non-dropping-particle":"","parse-names":false,"suffix":""},{"dropping-particle":"","family":"Yagishita","given":"Sho","non-dropping-particle":"","parse-names":false,"suffix":""},{"dropping-particle":"","family":"Takahashi","given":"Noriko","non-dropping-particle":"","parse-names":false,"suffix":""},{"dropping-particle":"","family":"Kasai","given":"Haruo","non-dropping-particle":"","parse-names":false,"suffix":""}],"container-title":"Scientific Reports","id":"ITEM-5","issue":"May","issued":{"date-parts":[["2016"]]},"note":"peptide treatment effect the dendritic spine","page":"1-9","title":"State-dependent diffusion of actin-depolymerizing factor/cofilin underlies the enlargement and shrinkage of dendritic spines","type":"article-journal","volume":"6"},"uris":["http://www.mendeley.com/documents/?uuid=82c0b861-f6bc-490a-bde0-957560accd4b"]}],"mendeley":{"formattedCitation":"(Meng et al. 2004; Gu et al. 2010; Yuen et al. 2010; Y. Wang et al. 2013; Noguchi et al. 2016)","plainTextFormattedCitation":"(Meng et al. 2004; Gu et al. 2010; Yuen et al. 2010; Y. Wang et al. 2013; Noguchi et al. 2016)","previouslyFormattedCitation":"(Meng et al. 2004; Gu et al. 2010; Yuen et al. 2010; Y. Wang et al. 2013; Noguchi et al. 2016)"},"properties":{"noteIndex":0},"schema":"https://github.com/citation-style-language/schema/raw/master/csl-citation.json"}</w:instrText>
      </w:r>
      <w:r w:rsidR="00EA703C">
        <w:fldChar w:fldCharType="separate"/>
      </w:r>
      <w:r w:rsidR="00864F49" w:rsidRPr="00864F49">
        <w:rPr>
          <w:noProof/>
        </w:rPr>
        <w:t>(Meng et al. 2004; Gu et al. 2010; Yuen et al. 2010; Y. Wang et al. 2013; Noguchi et al. 2016)</w:t>
      </w:r>
      <w:ins w:id="123" w:author="Yang,Qianhui (EID)" w:date="2018-06-18T11:20:00Z">
        <w:r w:rsidR="00EA703C">
          <w:fldChar w:fldCharType="end"/>
        </w:r>
      </w:ins>
      <w:r w:rsidR="005F2CF1">
        <w:t xml:space="preserve"> </w:t>
      </w:r>
      <w:del w:id="124" w:author="Yang,Qianhui (EID)" w:date="2018-06-18T11:21:00Z">
        <w:r w:rsidR="005F2CF1" w:rsidDel="00EA703C">
          <w:rPr>
            <w:vertAlign w:val="superscript"/>
          </w:rPr>
          <w:delText xml:space="preserve">Meng et al., 2003, </w:delText>
        </w:r>
        <w:r w:rsidR="00E417CC" w:rsidRPr="005F2CF1" w:rsidDel="00EA703C">
          <w:rPr>
            <w:vertAlign w:val="superscript"/>
          </w:rPr>
          <w:delText>Gu</w:delText>
        </w:r>
        <w:r w:rsidR="005F2CF1" w:rsidDel="00EA703C">
          <w:rPr>
            <w:vertAlign w:val="superscript"/>
          </w:rPr>
          <w:delText xml:space="preserve"> et al 2010</w:delText>
        </w:r>
        <w:r w:rsidR="00E417CC" w:rsidRPr="00E417CC" w:rsidDel="00EA703C">
          <w:rPr>
            <w:vertAlign w:val="superscript"/>
          </w:rPr>
          <w:delText>,</w:delText>
        </w:r>
        <w:r w:rsidR="00E417CC" w:rsidDel="00EA703C">
          <w:delText xml:space="preserve"> </w:delText>
        </w:r>
        <w:r w:rsidR="005F2CF1" w:rsidRPr="005F2CF1" w:rsidDel="00EA703C">
          <w:rPr>
            <w:vertAlign w:val="superscript"/>
          </w:rPr>
          <w:delText>Yuen et al., 2010,</w:delText>
        </w:r>
        <w:r w:rsidR="005F2CF1" w:rsidDel="00EA703C">
          <w:delText xml:space="preserve"> </w:delText>
        </w:r>
        <w:r w:rsidR="005F2CF1" w:rsidDel="00EA703C">
          <w:rPr>
            <w:vertAlign w:val="superscript"/>
          </w:rPr>
          <w:delText xml:space="preserve">Wang Y et al., 2013, </w:delText>
        </w:r>
        <w:r w:rsidR="00E417CC" w:rsidRPr="00E417CC" w:rsidDel="00EA703C">
          <w:rPr>
            <w:vertAlign w:val="superscript"/>
          </w:rPr>
          <w:delText>Noguchi</w:delText>
        </w:r>
        <w:r w:rsidR="005F2CF1" w:rsidDel="00EA703C">
          <w:rPr>
            <w:vertAlign w:val="superscript"/>
          </w:rPr>
          <w:delText xml:space="preserve"> et al., 2016</w:delText>
        </w:r>
        <w:r w:rsidR="00E417CC" w:rsidDel="00EA703C">
          <w:delText xml:space="preserve">.  </w:delText>
        </w:r>
      </w:del>
      <w:r w:rsidR="00E417CC">
        <w:t>Many spine abnormalities thought to be causative in a significant number of psychiatric, cognitive and neurological disorders stem</w:t>
      </w:r>
      <w:ins w:id="125" w:author="Yang,Qianhui (EID)" w:date="2018-06-18T11:59:00Z">
        <w:r w:rsidR="00D957B5">
          <w:t xml:space="preserve"> such as </w:t>
        </w:r>
        <w:r w:rsidR="00CC71A6">
          <w:t>fragile X syndrome</w:t>
        </w:r>
      </w:ins>
      <w:r w:rsidR="00E417CC">
        <w:t xml:space="preserve"> </w:t>
      </w:r>
      <w:ins w:id="126" w:author="Yang,Qianhui (EID)" w:date="2018-06-18T12:16:00Z">
        <w:r w:rsidR="00CC71A6">
          <w:t xml:space="preserve">and Alzheimer’s disease </w:t>
        </w:r>
      </w:ins>
      <w:r w:rsidR="00E417CC">
        <w:t xml:space="preserve">from aberrant cofilin </w:t>
      </w:r>
      <w:proofErr w:type="spellStart"/>
      <w:r w:rsidR="00E417CC">
        <w:t>phosphoregulation</w:t>
      </w:r>
      <w:proofErr w:type="spellEnd"/>
      <w:ins w:id="127" w:author="Yang,Qianhui (EID)" w:date="2018-06-18T15:06:00Z">
        <w:r w:rsidR="00A91E63">
          <w:fldChar w:fldCharType="begin" w:fldLock="1"/>
        </w:r>
      </w:ins>
      <w:r w:rsidR="009F4800">
        <w:instrText>ADDIN CSL_CITATION {"citationItems":[{"id":"ITEM-1","itemData":{"DOI":"10.1073/pnas.0600948103","ISBN":"0027-8424 (Print)\\\\n0027-8424 (Linking)\\","ISSN":"0027-8424","PMID":"16549764","abstract":"Alzheimer's disease (AD) is a progressive neurodegenerative disorder for which numerous mouse models have been generated. In both AD patients and mouse models, there is increasing evidence that neuronal dysfunction occurs before the accumulation of beta-amyloid (Abeta)-containing plaques and neurodegeneration. Characterization of the timing and nature of preplaque dysfunction is important for understanding the progression of this disease and to identify pathways and molecular targets for therapeutic intervention. Hence, we have examined the progression of dysfunction at the morphological, functional, and behavioral levels in the Tg2576 mouse model of AD. Our data show that decreased dendritic spine density, impaired long-term potentiation (LTP), and behavioral deficits occurred months before plaque deposition, which was first detectable at 18 months of age. We detected a decrease in spine density in the outer molecular layer of the dentate gyrus (DG) beginning as early as 4 months of age. Furthermore, by 5 months, there was a decline in LTP in the DG after perforant path stimulation and impairment in contextual fear conditioning. Moreover, an increase in the Abeta42/Abeta40 ratio was first observed at these early ages. However, total amyloid levels did not significantly increase until approximately 18 months of age, at which time significant increases in reactive astrocytes and microglia could be observed. Overall, these data show that the perforant path input from the entorhinal cortex to the DG is compromised both structurally and functionally, and this pathology is manifested in memory defects long before significant plaque deposition.","author":[{"dropping-particle":"","family":"Jacobsen","given":"J Steven","non-dropping-particle":"","parse-names":false,"suffix":""},{"dropping-particle":"","family":"Wu","given":"Chi-Cheng","non-dropping-particle":"","parse-names":false,"suffix":""},{"dropping-particle":"","family":"Redwine","given":"Jeffrey M","non-dropping-particle":"","parse-names":false,"suffix":""},{"dropping-particle":"","family":"Comery","given":"Thomas A","non-dropping-particle":"","parse-names":false,"suffix":""},{"dropping-particle":"","family":"Arias","given":"Robert","non-dropping-particle":"","parse-names":false,"suffix":""},{"dropping-particle":"","family":"Bowlby","given":"Mark","non-dropping-particle":"","parse-names":false,"suffix":""},{"dropping-particle":"","family":"Martone","given":"Robert","non-dropping-particle":"","parse-names":false,"suffix":""},{"dropping-particle":"","family":"Morrison","given":"John H","non-dropping-particle":"","parse-names":false,"suffix":""},{"dropping-particle":"","family":"Pangalos","given":"Menelas N","non-dropping-particle":"","parse-names":false,"suffix":""},{"dropping-particle":"","family":"Reinhart","given":"Peter H","non-dropping-particle":"","parse-names":false,"suffix":""},{"dropping-particle":"","family":"Bloom","given":"Floyd E","non-dropping-particle":"","parse-names":false,"suffix":""}],"container-title":"Proceedings of the National Academy of Sciences of the United States of America","id":"ITEM-1","issue":"13","issued":{"date-parts":[["2006"]]},"page":"5161-6","title":"Early-onset behavioral and synaptic deficits in a mouse model of Alzheimer's disease.","type":"article-journal","volume":"103"},"uris":["http://www.mendeley.com/documents/?uuid=6479174e-cd00-4de0-81bf-247e96798908"]},{"id":"ITEM-2","itemData":{"DOI":"10.1016/S0969-9961(03)00079-2","ISBN":"0969-9961","ISSN":"09699961","PMID":"12901839","abstract":"Postmortem AD brains exhibit dendritic spine loss in the hippocampus. To determine whether this pathology may be associated with amyloid burden, the present study used the Golgi stain technique to assess age- and genotype-dependent changes in dendritic spine density in CA1 hippocampus of two transgenic mouse lines that produce high levels of Aβ. Tg2576 and PDAPP mice, as well as a group of Tg2576 mice crossed with human apoE2-expressing transgenic mice, were compared to respective transgene-negative controls. Since the time course of amyloid plaque deposition in the PDAPP and Tg2576 mice is well characterized, we examined changes in spine density at ages that corresponded to different levels of amyloid plaque load. The data show age- and genotype-dependent reductions in spine density in both Tg2576 and PDAPP mice, albeit at somewhat different time courses. The spine loss occurred prior to plaque deposition and was ameliorated by the overexpression of human apoE2. These results suggest that a soluble Aβ species may affect hippocampal synapses and thereby contribute to functional deficits evident in these animals. © 2003 Elsevier Science (USA). All rights reserved.","author":[{"dropping-particle":"","family":"Lanz","given":"T. A.","non-dropping-particle":"","parse-names":false,"suffix":""},{"dropping-particle":"","family":"Carter","given":"D. B.","non-dropping-particle":"","parse-names":false,"suffix":""},{"dropping-particle":"","family":"Merchant","given":"K. M.","non-dropping-particle":"","parse-names":false,"suffix":""}],"container-title":"Neurobiology of Disease","id":"ITEM-2","issue":"3","issued":{"date-parts":[["2003"]]},"page":"246-253","title":"Dendritic spine loss in the hippocampus of young PDAPP and Tg2576 mice and its prevention by the ApoE2 genotype","type":"article-journal","volume":"13"},"uris":["http://www.mendeley.com/documents/?uuid=5164b4c2-d231-417e-b6cf-4e711caf225a"]},{"id":"ITEM-3","itemData":{"DOI":"10.1038/srep32897","ISBN":"2045-2322 (Electronic) 2045-2322 (Linking)","ISSN":"20452322","PMID":"27595610","abstract":"Dendritic spines are the postsynaptic sites of most excitatory synapses in the brain, and spine enlargement and shrinkage give rise to long-term potentiation and depression of synapses, respectively. Because spine structural plasticity is accompanied by remodeling of actin scaffolds, we hypothesized that the filamentous actin regulatory protein cofilin plays a crucial role in this process. Here we investigated the diffusional properties of cofilin, the actin-severing and depolymerizing actions of which are activated by dephosphorylation. Cofilin diffusion was measured using fluorescently labeled cofilin fusion proteins and two-photon imaging. We show that cofilins are highly diffusible along dendrites in the resting state. However, during spine enlargement, wild-type cofilin and a phosphomimetic cofilin mutant remain confined to the stimulated spine, whereas a nonphosphorylatable mutant does not. Moreover, inhibition of cofilin phosphorylation with a competitive peptide disables spine enlargement, suggesting that phosphorylated-cofilin accumulation is a key regulator of enlargement, which is localized to individual spines. Conversely, spine shrinkage spreads to neighboring spines, even though triggered by weaker stimuli than enlargement. Diffusion of exogenous cofilin injected into a pyramidal neuron soma causes spine shrinkage and reduced PSD95 in spines, suggesting that diffusion of dephosphorylated endogenous cofilin underlies the spreading of spine shrinkage and long-term depression.","author":[{"dropping-particle":"","family":"Noguchi","given":"Jun","non-dropping-particle":"","parse-names":false,"suffix":""},{"dropping-particle":"","family":"Hayama","given":"Tatsuya","non-dropping-particle":"","parse-names":false,"suffix":""},{"dropping-particle":"","family":"Watanabe","given":"Satoshi","non-dropping-particle":"","parse-names":false,"suffix":""},{"dropping-particle":"","family":"Ucar","given":"Hasan","non-dropping-particle":"","parse-names":false,"suffix":""},{"dropping-particle":"","family":"Yagishita","given":"Sho","non-dropping-particle":"","parse-names":false,"suffix":""},{"dropping-particle":"","family":"Takahashi","given":"Noriko","non-dropping-particle":"","parse-names":false,"suffix":""},{"dropping-particle":"","family":"Kasai","given":"Haruo","non-dropping-particle":"","parse-names":false,"suffix":""}],"container-title":"Scientific Reports","id":"ITEM-3","issue":"May","issued":{"date-parts":[["2016"]]},"note":"peptide treatment effect the dendritic spine","page":"1-9","title":"State-dependent diffusion of actin-depolymerizing factor/cofilin underlies the enlargement and shrinkage of dendritic spines","type":"article-journal","volume":"6"},"uris":["http://www.mendeley.com/documents/?uuid=82c0b861-f6bc-490a-bde0-957560accd4b"]}],"mendeley":{"formattedCitation":"(Jacobsen et al. 2006; Lanz, Carter, and Merchant 2003; Noguchi et al. 2016)","plainTextFormattedCitation":"(Jacobsen et al. 2006; Lanz, Carter, and Merchant 2003; Noguchi et al. 2016)","previouslyFormattedCitation":"(Jacobsen et al. 2006; Lanz, Carter, and Merchant 2003; Noguchi et al. 2016)"},"properties":{"noteIndex":0},"schema":"https://github.com/citation-style-language/schema/raw/master/csl-citation.json"}</w:instrText>
      </w:r>
      <w:r w:rsidR="00A91E63">
        <w:fldChar w:fldCharType="separate"/>
      </w:r>
      <w:r w:rsidR="00A91E63" w:rsidRPr="00A91E63">
        <w:rPr>
          <w:noProof/>
        </w:rPr>
        <w:t>(Jacobsen et al. 2006; Lanz, Carter, and Merchant 2003; Noguchi et al. 2016)</w:t>
      </w:r>
      <w:ins w:id="128" w:author="Yang,Qianhui (EID)" w:date="2018-06-18T15:06:00Z">
        <w:r w:rsidR="00A91E63">
          <w:fldChar w:fldCharType="end"/>
        </w:r>
      </w:ins>
      <w:del w:id="129" w:author="Yang,Qianhui (EID)" w:date="2018-06-18T15:06:00Z">
        <w:r w:rsidR="00E417CC" w:rsidRPr="00E417CC" w:rsidDel="00A91E63">
          <w:rPr>
            <w:vertAlign w:val="superscript"/>
          </w:rPr>
          <w:delText>Pyronneau</w:delText>
        </w:r>
        <w:r w:rsidR="005F2CF1" w:rsidDel="00A91E63">
          <w:rPr>
            <w:vertAlign w:val="superscript"/>
          </w:rPr>
          <w:delText xml:space="preserve"> et al 2017</w:delText>
        </w:r>
        <w:r w:rsidR="00E417CC" w:rsidRPr="00E417CC" w:rsidDel="00A91E63">
          <w:rPr>
            <w:vertAlign w:val="superscript"/>
          </w:rPr>
          <w:delText>;</w:delText>
        </w:r>
      </w:del>
      <w:del w:id="130" w:author="Yang,Qianhui (EID)" w:date="2018-06-18T12:16:00Z">
        <w:r w:rsidR="00E417CC" w:rsidRPr="00E417CC" w:rsidDel="00CC71A6">
          <w:rPr>
            <w:vertAlign w:val="superscript"/>
          </w:rPr>
          <w:delText xml:space="preserve"> Shaw</w:delText>
        </w:r>
        <w:r w:rsidR="005F2CF1" w:rsidDel="00CC71A6">
          <w:rPr>
            <w:vertAlign w:val="superscript"/>
          </w:rPr>
          <w:delText xml:space="preserve"> and Bamburg 2017</w:delText>
        </w:r>
      </w:del>
      <w:r w:rsidR="00E417CC">
        <w:t>.</w:t>
      </w:r>
      <w:r w:rsidR="00E210FD">
        <w:t xml:space="preserve"> </w:t>
      </w:r>
      <w:r w:rsidR="007B0061">
        <w:t xml:space="preserve"> Indeed, cell permeable </w:t>
      </w:r>
      <w:r w:rsidR="007B0061" w:rsidRPr="007E6C77">
        <w:rPr>
          <w:highlight w:val="yellow"/>
          <w:rPrChange w:id="131" w:author="Yang,Qianhui (EID)" w:date="2018-06-04T11:29:00Z">
            <w:rPr/>
          </w:rPrChange>
        </w:rPr>
        <w:t>peptide modulators</w:t>
      </w:r>
      <w:r w:rsidR="007B0061">
        <w:t xml:space="preserve"> of the cofilin phosphorylation state have been used effectively in correcting, at least transiently, behavioral and cognitive deficits in mouse models of disorders</w:t>
      </w:r>
      <w:r w:rsidR="005F2CF1">
        <w:t xml:space="preserve"> including Alzheimer disease, aggressive behavior, autism, neuropathic pain, and cognitive dysfunction associated with sleep deprivation </w:t>
      </w:r>
      <w:ins w:id="132" w:author="Yang,Qianhui (EID)" w:date="2018-06-18T12:11:00Z">
        <w:r w:rsidR="00CC71A6">
          <w:fldChar w:fldCharType="begin" w:fldLock="1"/>
        </w:r>
      </w:ins>
      <w:r w:rsidR="00A91E63">
        <w:instrText>ADDIN CSL_CITATION {"citationItems":[{"id":"ITEM-1","itemData":{"DOI":"10.1016/j.pharmthera.2017.02.031","ISBN":"0163-7258","ISSN":"1879016X","PMID":"28232023","abstract":"Cofilin is a ubiquitous protein which cooperates with many other actin-binding proteins in regulating actin dynamics. Cofilin has essential functions in nervous system development including neuritogenesis, neurite elongation, growth cone pathfinding, dendritic spine formation, and the regulation of neurotransmission and spine function, components of synaptic plasticity essential for learning and memory. Cofilin's phosphoregulation is a downstream target of many transmembrane signaling processes, and its misregulation in neurons has been linked in rodent models to many different neurodegenerative and neurological disorders including Alzheimer disease (AD), aggression due to neonatal isolation, autism, manic/bipolar disorder, and sleep deprivation. Cognitive and behavioral deficits of these rodent models have been largely abrogated by modulation of cofilin activity using viral-mediated, genetic, and/or small molecule or peptide therapeutic approaches. Neuropathic pain in rats from sciatic nerve compression has also been reduced by modulating the cofilin pathway within neurons of the dorsal root ganglia. Neuroinflammation, which occurs following cerebral ischemia/reperfusion, but which also accompanies many other neurodegenerative syndromes, is markedly reduced by peptides targeting specific chemokine receptors, which also modulate cofilin activity. Thus, peptide therapeutics offer potential for cost-effective treatment of a wide variety of neurological disorders. Here we discuss some recent results from rodent models using therapeutic peptides with a surprising ability to cross the rodent blood brain barrier and alter cofilin activity in brain. We also offer suggestions as to how neuronal-specific cofilin regulation might be achieved.","author":[{"dropping-particle":"","family":"Shaw","given":"Alisa E.","non-dropping-particle":"","parse-names":false,"suffix":""},{"dropping-particle":"","family":"Bamburg","given":"James R.","non-dropping-particle":"","parse-names":false,"suffix":""}],"container-title":"Pharmacology and Therapeutics","id":"ITEM-1","issued":{"date-parts":[["2017"]]},"note":"peptide modulator of cofilin","page":"17-27","publisher":"Elsevier Inc.","title":"Peptide regulation of cofilin activity in the CNS: A novel therapeutic approach for treatment of multiple neurological disorders","type":"article-journal","volume":"175"},"uris":["http://www.mendeley.com/documents/?uuid=d3276cf0-93a4-4da0-95bb-3f6cd414f10b"]}],"mendeley":{"formattedCitation":"(Shaw and Bamburg 2017)","manualFormatting":"(Review from Shaw and Bamburg 2017)","plainTextFormattedCitation":"(Shaw and Bamburg 2017)","previouslyFormattedCitation":"(Shaw and Bamburg 2017)"},"properties":{"noteIndex":0},"schema":"https://github.com/citation-style-language/schema/raw/master/csl-citation.json"}</w:instrText>
      </w:r>
      <w:r w:rsidR="00CC71A6">
        <w:fldChar w:fldCharType="separate"/>
      </w:r>
      <w:r w:rsidR="00CC71A6" w:rsidRPr="00CC71A6">
        <w:rPr>
          <w:noProof/>
        </w:rPr>
        <w:t>(</w:t>
      </w:r>
      <w:ins w:id="133" w:author="Yang,Qianhui (EID)" w:date="2018-06-18T14:48:00Z">
        <w:r w:rsidR="001F6079">
          <w:rPr>
            <w:noProof/>
          </w:rPr>
          <w:t>R</w:t>
        </w:r>
      </w:ins>
      <w:ins w:id="134" w:author="Yang,Qianhui (EID)" w:date="2018-06-18T12:11:00Z">
        <w:r w:rsidR="00CC71A6">
          <w:rPr>
            <w:noProof/>
          </w:rPr>
          <w:t xml:space="preserve">eview from </w:t>
        </w:r>
      </w:ins>
      <w:r w:rsidR="00CC71A6" w:rsidRPr="00CC71A6">
        <w:rPr>
          <w:noProof/>
        </w:rPr>
        <w:t>Shaw and Bamburg 2017)</w:t>
      </w:r>
      <w:ins w:id="135" w:author="Yang,Qianhui (EID)" w:date="2018-06-18T12:11:00Z">
        <w:r w:rsidR="00CC71A6">
          <w:fldChar w:fldCharType="end"/>
        </w:r>
      </w:ins>
      <w:del w:id="136" w:author="Yang,Qianhui (EID)" w:date="2018-06-18T12:11:00Z">
        <w:r w:rsidR="005F2CF1" w:rsidRPr="005F2CF1" w:rsidDel="00CC71A6">
          <w:rPr>
            <w:vertAlign w:val="superscript"/>
          </w:rPr>
          <w:delText>Shaw</w:delText>
        </w:r>
        <w:r w:rsidR="005F2CF1" w:rsidDel="00CC71A6">
          <w:rPr>
            <w:vertAlign w:val="superscript"/>
          </w:rPr>
          <w:delText xml:space="preserve"> and Bamburg 2017</w:delText>
        </w:r>
        <w:r w:rsidR="007B0061" w:rsidDel="00CC71A6">
          <w:delText>.</w:delText>
        </w:r>
      </w:del>
    </w:p>
    <w:p w14:paraId="5A71715F" w14:textId="77777777" w:rsidR="00484A95" w:rsidRDefault="00484A95" w:rsidP="008253BE">
      <w:pPr>
        <w:spacing w:line="480" w:lineRule="auto"/>
        <w:rPr>
          <w:rFonts w:asciiTheme="majorEastAsia" w:hAnsiTheme="majorEastAsia" w:cstheme="majorEastAsia"/>
          <w:b/>
        </w:rPr>
      </w:pPr>
    </w:p>
    <w:p w14:paraId="5830E1BE" w14:textId="3AE31691" w:rsidR="008253BE" w:rsidRDefault="008253BE" w:rsidP="008253BE">
      <w:pPr>
        <w:spacing w:line="480" w:lineRule="auto"/>
        <w:rPr>
          <w:rFonts w:asciiTheme="majorEastAsia" w:hAnsiTheme="majorEastAsia" w:cstheme="majorEastAsia"/>
          <w:b/>
        </w:rPr>
      </w:pPr>
      <w:r>
        <w:rPr>
          <w:rFonts w:asciiTheme="majorEastAsia" w:hAnsiTheme="majorEastAsia" w:cstheme="majorEastAsia"/>
          <w:b/>
        </w:rPr>
        <w:t>2 Cofilin-actin rods in neuronal stress (in dendrites and axons of cultured 5-7 DIV neurons)</w:t>
      </w:r>
      <w:r w:rsidR="005F2CF1">
        <w:rPr>
          <w:rFonts w:asciiTheme="majorEastAsia" w:hAnsiTheme="majorEastAsia" w:cstheme="majorEastAsia"/>
          <w:b/>
        </w:rPr>
        <w:t xml:space="preserve"> </w:t>
      </w:r>
    </w:p>
    <w:p w14:paraId="5F5C29A6" w14:textId="27B3AA57" w:rsidR="00414A1E" w:rsidRDefault="00414A1E" w:rsidP="00414A1E">
      <w:pPr>
        <w:spacing w:line="480" w:lineRule="auto"/>
        <w:rPr>
          <w:ins w:id="137" w:author="Yang,Qianhui (EID)" w:date="2018-06-18T15:41:00Z"/>
          <w:rFonts w:asciiTheme="majorEastAsia" w:hAnsiTheme="majorEastAsia" w:cstheme="majorEastAsia"/>
        </w:rPr>
      </w:pPr>
      <w:ins w:id="138" w:author="Yang,Qianhui (EID)" w:date="2018-06-18T15:48:00Z">
        <w:r w:rsidRPr="00414A1E">
          <w:rPr>
            <w:rFonts w:asciiTheme="majorEastAsia" w:hAnsiTheme="majorEastAsia" w:cstheme="majorEastAsia"/>
            <w:highlight w:val="green"/>
            <w:rPrChange w:id="139" w:author="Yang,Qianhui (EID)" w:date="2018-06-18T15:49:00Z">
              <w:rPr>
                <w:rFonts w:asciiTheme="majorEastAsia" w:hAnsiTheme="majorEastAsia" w:cstheme="majorEastAsia"/>
              </w:rPr>
            </w:rPrChange>
          </w:rPr>
          <w:t>Cofilin-actin Rods</w:t>
        </w:r>
        <w:r>
          <w:rPr>
            <w:rFonts w:asciiTheme="majorEastAsia" w:hAnsiTheme="majorEastAsia" w:cstheme="majorEastAsia"/>
          </w:rPr>
          <w:t xml:space="preserve"> </w:t>
        </w:r>
      </w:ins>
    </w:p>
    <w:p w14:paraId="4DB52E55" w14:textId="2D612B65" w:rsidR="00F23018" w:rsidDel="00414A1E" w:rsidRDefault="00F23018" w:rsidP="008253BE">
      <w:pPr>
        <w:spacing w:line="480" w:lineRule="auto"/>
        <w:rPr>
          <w:del w:id="140" w:author="Yang,Qianhui (EID)" w:date="2018-06-18T15:39:00Z"/>
          <w:rFonts w:asciiTheme="majorEastAsia" w:hAnsiTheme="majorEastAsia" w:cstheme="majorEastAsia"/>
        </w:rPr>
      </w:pPr>
      <w:del w:id="141" w:author="Yang,Qianhui (EID)" w:date="2018-06-18T15:39:00Z">
        <w:r w:rsidDel="00414A1E">
          <w:rPr>
            <w:rFonts w:asciiTheme="majorEastAsia" w:hAnsiTheme="majorEastAsia" w:cstheme="majorEastAsia"/>
          </w:rPr>
          <w:delText xml:space="preserve">Cofilin can dramatically enhance actin filament turnover by binding to and severing filamentous actin (F-actin), a process that is enhanced or depressed by many other proteins </w:delText>
        </w:r>
        <w:r w:rsidRPr="00F23018" w:rsidDel="00414A1E">
          <w:rPr>
            <w:rFonts w:asciiTheme="majorEastAsia" w:hAnsiTheme="majorEastAsia" w:cstheme="majorEastAsia"/>
            <w:vertAlign w:val="superscript"/>
          </w:rPr>
          <w:delText>Shaw and Bamburg, 2017</w:delText>
        </w:r>
        <w:r w:rsidDel="00414A1E">
          <w:rPr>
            <w:rFonts w:asciiTheme="majorEastAsia" w:hAnsiTheme="majorEastAsia" w:cstheme="majorEastAsia"/>
          </w:rPr>
          <w:delText xml:space="preserve">. Small rotation ("twist") of an actin subunit within a filament accompanies cofilin binding </w:delText>
        </w:r>
        <w:r w:rsidRPr="00F23018" w:rsidDel="00414A1E">
          <w:rPr>
            <w:rFonts w:asciiTheme="majorEastAsia" w:hAnsiTheme="majorEastAsia" w:cstheme="majorEastAsia"/>
            <w:vertAlign w:val="superscript"/>
          </w:rPr>
          <w:delText>McGough</w:delText>
        </w:r>
        <w:r w:rsidDel="00414A1E">
          <w:rPr>
            <w:rFonts w:asciiTheme="majorEastAsia" w:hAnsiTheme="majorEastAsia" w:cstheme="majorEastAsia"/>
          </w:rPr>
          <w:delText xml:space="preserve">. </w:delText>
        </w:r>
      </w:del>
    </w:p>
    <w:p w14:paraId="0EA85A4F" w14:textId="6C11BDA2" w:rsidR="009547ED" w:rsidRDefault="00F23018" w:rsidP="009547ED">
      <w:pPr>
        <w:spacing w:line="480" w:lineRule="auto"/>
        <w:rPr>
          <w:ins w:id="142" w:author="Yang,Qianhui (EID)" w:date="2018-06-18T23:06:00Z"/>
          <w:b/>
        </w:rPr>
      </w:pPr>
      <w:r>
        <w:rPr>
          <w:rFonts w:asciiTheme="majorEastAsia" w:hAnsiTheme="majorEastAsia" w:cstheme="majorEastAsia"/>
        </w:rPr>
        <w:t xml:space="preserve">When present at sufficient amounts, cofilin binds to F-actin in a cooperative manner and the pieces of F-actin saturated with cofilin </w:t>
      </w:r>
      <w:r w:rsidR="00227679">
        <w:rPr>
          <w:rFonts w:asciiTheme="majorEastAsia" w:hAnsiTheme="majorEastAsia" w:cstheme="majorEastAsia"/>
        </w:rPr>
        <w:t>(1:1 cofilin:</w:t>
      </w:r>
      <w:ins w:id="143" w:author="Yang,Qianhui (EID)" w:date="2018-06-18T15:43:00Z">
        <w:r w:rsidR="00414A1E">
          <w:rPr>
            <w:rFonts w:asciiTheme="majorEastAsia" w:hAnsiTheme="majorEastAsia" w:cstheme="majorEastAsia"/>
          </w:rPr>
          <w:t xml:space="preserve"> </w:t>
        </w:r>
      </w:ins>
      <w:r w:rsidR="00227679">
        <w:rPr>
          <w:rFonts w:asciiTheme="majorEastAsia" w:hAnsiTheme="majorEastAsia" w:cstheme="majorEastAsia"/>
        </w:rPr>
        <w:t xml:space="preserve">actin) </w:t>
      </w:r>
      <w:r>
        <w:rPr>
          <w:rFonts w:asciiTheme="majorEastAsia" w:hAnsiTheme="majorEastAsia" w:cstheme="majorEastAsia"/>
        </w:rPr>
        <w:t>are quite stable</w:t>
      </w:r>
      <w:r w:rsidR="00227679">
        <w:rPr>
          <w:rFonts w:asciiTheme="majorEastAsia" w:hAnsiTheme="majorEastAsia" w:cstheme="majorEastAsia"/>
        </w:rPr>
        <w:t>. Under conditions of cell stress, almost always accompanied by increased production of reactive oxygen, cofilin:</w:t>
      </w:r>
      <w:ins w:id="144" w:author="Yang,Qianhui (EID)" w:date="2018-06-18T15:56:00Z">
        <w:r w:rsidR="008930AE">
          <w:rPr>
            <w:rFonts w:asciiTheme="majorEastAsia" w:hAnsiTheme="majorEastAsia" w:cstheme="majorEastAsia"/>
          </w:rPr>
          <w:t xml:space="preserve"> </w:t>
        </w:r>
      </w:ins>
      <w:r w:rsidR="00227679">
        <w:rPr>
          <w:rFonts w:asciiTheme="majorEastAsia" w:hAnsiTheme="majorEastAsia" w:cstheme="majorEastAsia"/>
        </w:rPr>
        <w:t>actin complexes assembly into large rod-shaped aggregates (rods)</w:t>
      </w:r>
      <w:r w:rsidR="00704475">
        <w:rPr>
          <w:rFonts w:asciiTheme="majorEastAsia" w:hAnsiTheme="majorEastAsia" w:cstheme="majorEastAsia"/>
        </w:rPr>
        <w:t xml:space="preserve"> </w:t>
      </w:r>
      <w:ins w:id="145" w:author="Yang,Qianhui (EID)" w:date="2018-06-18T16:00:00Z">
        <w:r w:rsidR="008930AE">
          <w:rPr>
            <w:rFonts w:asciiTheme="majorEastAsia" w:hAnsiTheme="majorEastAsia" w:cstheme="majorEastAsia"/>
          </w:rPr>
          <w:fldChar w:fldCharType="begin" w:fldLock="1"/>
        </w:r>
      </w:ins>
      <w:r w:rsidR="00EA0275">
        <w:rPr>
          <w:rFonts w:asciiTheme="majorEastAsia" w:hAnsiTheme="majorEastAsia" w:cstheme="majorEastAsia"/>
        </w:rPr>
        <w:instrText>ADDIN CSL_CITATION {"citationItems":[{"id":"ITEM-1","itemData":{"DOI":"10.1038/35023579","ISBN":"1465-7392 (Print)\\n1465-7392 (Linking)","ISSN":"14657392","PMID":"10980704","abstract":"Inclusions containing actin-depolymerizing factor (ADF) and cofilin, abundant proteins in adult human brain, are prominent in hippocampal and cortical neurites of the post-mortem brains of Alzheimer's patients, especially in neurites contacting amyloid deposits. The origin and role of these inclusions in neurodegeneration are, however, unknown. Here we show that mediators of neurodegeneration induce the rapid formation of transient or persistent rod-like inclusions containing ADF/cofilin and actin in axons and dendrites of cultured hippocampal neurons. Rods form spontaneously within neurons overexpressing active ADF/cofilin, suggesting that the activation (by dephosphorylation) of ADF/cofilin that occurs in response to neurodegenerative stimuli is sufficient to induce rod formation. Persistent rods that span the diameter of the neurite disrupt microtubules and cause degeneration of the distal neurite without killing the neuron. These findings suggest a common pathway that can lead to loss of synapses.","author":[{"dropping-particle":"","family":"Minamide","given":"Laurie S.","non-dropping-particle":"","parse-names":false,"suffix":""},{"dropping-particle":"","family":"Striegl","given":"Amanda M.","non-dropping-particle":"","parse-names":false,"suffix":""},{"dropping-particle":"","family":"Boyle","given":"Judith A.","non-dropping-particle":"","parse-names":false,"suffix":""},{"dropping-particle":"","family":"Meberg","given":"Peter J.","non-dropping-particle":"","parse-names":false,"suffix":""},{"dropping-particle":"","family":"Bamburg","given":"James R.","non-dropping-particle":"","parse-names":false,"suffix":""}],"container-title":"Nature Cell Biology","id":"ITEM-1","issue":"9","issued":{"date-parts":[["2000"]]},"note":"Laurie's 2000 paper","page":"628-636","title":"Neurodegenerative stimuli induce persistent ADF/cofilin-actin rods that disrupt distal neurite function","type":"article-journal","volume":"2"},"uris":["http://www.mendeley.com/documents/?uuid=445307ab-68db-4127-95a0-d2b12af17c84"]}],"mendeley":{"formattedCitation":"(Minamide et al. 2000)","plainTextFormattedCitation":"(Minamide et al. 2000)","previouslyFormattedCitation":"(Minamide et al. 2000)"},"properties":{"noteIndex":0},"schema":"https://github.com/citation-style-language/schema/raw/master/csl-citation.json"}</w:instrText>
      </w:r>
      <w:r w:rsidR="008930AE">
        <w:rPr>
          <w:rFonts w:asciiTheme="majorEastAsia" w:hAnsiTheme="majorEastAsia" w:cstheme="majorEastAsia"/>
        </w:rPr>
        <w:fldChar w:fldCharType="separate"/>
      </w:r>
      <w:r w:rsidR="008930AE" w:rsidRPr="008930AE">
        <w:rPr>
          <w:rFonts w:asciiTheme="majorEastAsia" w:hAnsiTheme="majorEastAsia" w:cstheme="majorEastAsia"/>
          <w:noProof/>
        </w:rPr>
        <w:t>(Minamide et al. 2000)</w:t>
      </w:r>
      <w:ins w:id="146" w:author="Yang,Qianhui (EID)" w:date="2018-06-18T16:00:00Z">
        <w:r w:rsidR="008930AE">
          <w:rPr>
            <w:rFonts w:asciiTheme="majorEastAsia" w:hAnsiTheme="majorEastAsia" w:cstheme="majorEastAsia"/>
          </w:rPr>
          <w:fldChar w:fldCharType="end"/>
        </w:r>
      </w:ins>
      <w:ins w:id="147" w:author="Yang,Qianhui (EID)" w:date="2018-06-18T16:01:00Z">
        <w:r w:rsidR="00EA0275">
          <w:rPr>
            <w:rFonts w:asciiTheme="majorEastAsia" w:hAnsiTheme="majorEastAsia" w:cstheme="majorEastAsia"/>
          </w:rPr>
          <w:t xml:space="preserve"> </w:t>
        </w:r>
      </w:ins>
      <w:del w:id="148" w:author="Yang,Qianhui (EID)" w:date="2018-06-18T16:00:00Z">
        <w:r w:rsidR="00704475" w:rsidRPr="00704475" w:rsidDel="008930AE">
          <w:rPr>
            <w:rFonts w:asciiTheme="majorEastAsia" w:hAnsiTheme="majorEastAsia" w:cstheme="majorEastAsia"/>
            <w:vertAlign w:val="superscript"/>
          </w:rPr>
          <w:delText>Minamide et al., 2000</w:delText>
        </w:r>
      </w:del>
      <w:ins w:id="149" w:author="Yang,Qianhui (EID)" w:date="2018-06-18T15:40:00Z">
        <w:r w:rsidR="00414A1E">
          <w:rPr>
            <w:rFonts w:asciiTheme="majorEastAsia" w:hAnsiTheme="majorEastAsia" w:cstheme="majorEastAsia"/>
          </w:rPr>
          <w:t>that linked by disulfide bond</w:t>
        </w:r>
      </w:ins>
      <w:r w:rsidR="00704475">
        <w:rPr>
          <w:rFonts w:asciiTheme="majorEastAsia" w:hAnsiTheme="majorEastAsia" w:cstheme="majorEastAsia"/>
        </w:rPr>
        <w:t xml:space="preserve">. Rods have been isolated from neurons </w:t>
      </w:r>
      <w:ins w:id="150" w:author="Yang,Qianhui (EID)" w:date="2018-06-18T16:04:00Z">
        <w:r w:rsidR="00EA0275">
          <w:rPr>
            <w:rFonts w:asciiTheme="majorEastAsia" w:hAnsiTheme="majorEastAsia" w:cstheme="majorEastAsia"/>
          </w:rPr>
          <w:fldChar w:fldCharType="begin" w:fldLock="1"/>
        </w:r>
      </w:ins>
      <w:r w:rsidR="00EA0275">
        <w:rPr>
          <w:rFonts w:asciiTheme="majorEastAsia" w:hAnsiTheme="majorEastAsia" w:cstheme="majorEastAsia"/>
        </w:rPr>
        <w:instrText>ADDIN CSL_CITATION {"citationItems":[{"id":"ITEM-1","itemData":{"DOI":"10.1074/jbc.M109.063768","ISBN":"1083-351X (Electronic) 0021-9258 (Linking)","ISSN":"00219258","PMID":"20022956","abstract":"Cofilin-actin bundles (rods), which form in axons and dendrites of stressed neurons, lead to synaptic dysfunction and may mediate cognitive deficits in dementias. Rods form abundantly in the cytoplasm of non-neuronal cells in response to many treatments that induce rods in neurons. Rods in cell lysates are not stable in detergents or with added calcium. Rods induced by ATP-depletion and released from cells by mechanical lysis were first isolated from two cell lines expressing chimeric actin-depolymerizing factor (ADF)/cofilin fluorescent proteins by differential and equilibrium sedimentation on OptiPrep gradients and then from neuronal and non-neuronal cells expressing only endogenous proteins. Rods contain ADF/cofilin and actin in a 1:1 ratio. Isolated rods are stable in dithiothreitol, EGTA, Ca(2+), and ATP. Cofilin-GFP-containing rods are stable in 500 mM NaCl, whereas rods formed from endogenous proteins are significantly less stable in high salt. Proteomic analysis of rods formed from endogenous proteins identified other potential components whose presence in rods was examined by immunofluorescence staining of cells. Only actin and ADF/cofilin are in rods during all phases of their formation; furthermore, the rapid assembly of rods in vitro from these purified proteins at physiological concentration shows that they are the only proteins necessary for rod formation. Cytoplasmic rod formation is inhibited by cytochalasin D and jasplakinolide. Time lapse imaging of rod formation shows abundant small needle-shaped rods that coalesce over time. Rod filament lengths measured by ultrastructural tomography ranged from 22 to 1480 nm. These results suggest rods form by assembly of cofilin-actin subunits, followed by self-association of ADF/cofilin-saturated F-actin.","author":[{"dropping-particle":"","family":"Minamide","given":"Laurie S.","non-dropping-particle":"","parse-names":false,"suffix":""},{"dropping-particle":"","family":"Maiti","given":"Sankar","non-dropping-particle":"","parse-names":false,"suffix":""},{"dropping-particle":"","family":"Boyle","given":"Judith A.","non-dropping-particle":"","parse-names":false,"suffix":""},{"dropping-particle":"","family":"Davis","given":"Richard C.","non-dropping-particle":"","parse-names":false,"suffix":""},{"dropping-particle":"","family":"Coppinger","given":"Judith A.","non-dropping-particle":"","parse-names":false,"suffix":""},{"dropping-particle":"","family":"Bao","given":"Yunhe","non-dropping-particle":"","parse-names":false,"suffix":""},{"dropping-particle":"","family":"Huang","given":"Timothy Y.","non-dropping-particle":"","parse-names":false,"suffix":""},{"dropping-particle":"","family":"Yates","given":"John","non-dropping-particle":"","parse-names":false,"suffix":""},{"dropping-particle":"","family":"Bokoch","given":"Gary M.","non-dropping-particle":"","parse-names":false,"suffix":""},{"dropping-particle":"","family":"Bamburg","given":"James R.","non-dropping-particle":"","parse-names":false,"suffix":""}],"container-title":"Journal of Biological Chemistry","id":"ITEM-1","issue":"8","issued":{"date-parts":[["2010"]]},"page":"5450-5460","title":"Isolation and characterization of cytoplasmic cofilin-actin rods","type":"article-journal","volume":"285"},"uris":["http://www.mendeley.com/documents/?uuid=7639d890-ed5d-4a25-8959-01f568fd8028"]}],"mendeley":{"formattedCitation":"(Minamide et al. 2010)","plainTextFormattedCitation":"(Minamide et al. 2010)","previouslyFormattedCitation":"(Minamide et al. 2010)"},"properties":{"noteIndex":0},"schema":"https://github.com/citation-style-language/schema/raw/master/csl-citation.json"}</w:instrText>
      </w:r>
      <w:r w:rsidR="00EA0275">
        <w:rPr>
          <w:rFonts w:asciiTheme="majorEastAsia" w:hAnsiTheme="majorEastAsia" w:cstheme="majorEastAsia"/>
        </w:rPr>
        <w:fldChar w:fldCharType="separate"/>
      </w:r>
      <w:r w:rsidR="00EA0275" w:rsidRPr="00EA0275">
        <w:rPr>
          <w:rFonts w:asciiTheme="majorEastAsia" w:hAnsiTheme="majorEastAsia" w:cstheme="majorEastAsia"/>
          <w:noProof/>
        </w:rPr>
        <w:t>(Minamide et al. 2010)</w:t>
      </w:r>
      <w:ins w:id="151" w:author="Yang,Qianhui (EID)" w:date="2018-06-18T16:04:00Z">
        <w:r w:rsidR="00EA0275">
          <w:rPr>
            <w:rFonts w:asciiTheme="majorEastAsia" w:hAnsiTheme="majorEastAsia" w:cstheme="majorEastAsia"/>
          </w:rPr>
          <w:fldChar w:fldCharType="end"/>
        </w:r>
        <w:r w:rsidR="00EA0275">
          <w:rPr>
            <w:rFonts w:asciiTheme="majorEastAsia" w:hAnsiTheme="majorEastAsia" w:cstheme="majorEastAsia"/>
          </w:rPr>
          <w:t xml:space="preserve"> </w:t>
        </w:r>
      </w:ins>
      <w:del w:id="152" w:author="Yang,Qianhui (EID)" w:date="2018-06-18T16:03:00Z">
        <w:r w:rsidR="00704475" w:rsidRPr="00704475" w:rsidDel="00EA0275">
          <w:rPr>
            <w:rFonts w:asciiTheme="majorEastAsia" w:hAnsiTheme="majorEastAsia" w:cstheme="majorEastAsia"/>
            <w:vertAlign w:val="superscript"/>
          </w:rPr>
          <w:delText>Minamide et al., 2010</w:delText>
        </w:r>
        <w:r w:rsidR="00704475" w:rsidDel="00EA0275">
          <w:rPr>
            <w:rFonts w:asciiTheme="majorEastAsia" w:hAnsiTheme="majorEastAsia" w:cstheme="majorEastAsia"/>
          </w:rPr>
          <w:delText xml:space="preserve"> </w:delText>
        </w:r>
      </w:del>
      <w:r w:rsidR="00704475">
        <w:rPr>
          <w:rFonts w:asciiTheme="majorEastAsia" w:hAnsiTheme="majorEastAsia" w:cstheme="majorEastAsia"/>
        </w:rPr>
        <w:t>and contain intermolecular disulfide bond-linked cofilin dimers</w:t>
      </w:r>
      <w:ins w:id="153" w:author="Yang,Qianhui (EID)" w:date="2018-06-18T16:09:00Z">
        <w:r w:rsidR="00EA0275">
          <w:rPr>
            <w:rFonts w:asciiTheme="majorEastAsia" w:hAnsiTheme="majorEastAsia" w:cstheme="majorEastAsia"/>
          </w:rPr>
          <w:t xml:space="preserve"> </w:t>
        </w:r>
        <w:r w:rsidR="00EA0275">
          <w:rPr>
            <w:rFonts w:asciiTheme="majorEastAsia" w:hAnsiTheme="majorEastAsia" w:cstheme="majorEastAsia"/>
          </w:rPr>
          <w:fldChar w:fldCharType="begin" w:fldLock="1"/>
        </w:r>
      </w:ins>
      <w:r w:rsidR="001C2699">
        <w:rPr>
          <w:rFonts w:asciiTheme="majorEastAsia" w:hAnsiTheme="majorEastAsia" w:cstheme="majorEastAsia"/>
        </w:rPr>
        <w:instrText>ADDIN CSL_CITATION {"citationItems":[{"id":"ITEM-1","itemData":{"DOI":"10.1523/JNEUROSCI.6020-11.2012","ISBN":"1529-2401 (Electronic)\\r0270-6474 (Linking)","ISSN":"0270-6474","PMID":"22573689","abstract":"Rod-shaped aggregates (\"rods\"), containing equimolar actin and the actin dynamizing protein cofilin, appear in neurons following a wide variety of potentially oxidative stress: simulated microischemia, cofilin overexpression, and exposure to peroxide, excess glutamate, or the dimer/trimer forms of amyloid-beta peptide (Abetad/t), the most synaptotoxic Abeta species. These rods are initially reversible and neuroprotective, but if they persist in neurites, the synapses degenerate without neurons dying. Herein we report evidence that rod formation depends on the generation of intermolecular disulfide bonds in cofilin. Of four Cys-to-Ala cofilin mutations expressed in rat E18 hippocampal neurons, only the mutant incapable of forming intermolecular bonds (CC39,147AA) has significantly reduced ability to incorporate into rods. Rod regions show unusually high oxidation levels. Rods, isolated from stressed neurons, contain dithiothreitol-sensitive multimeric forms of cofilin, predominantly dimer. Oligomerization of cofilin in cells represents one more mechanism for regulating the actin dynamizing activity of cofilin and probably underlies synaptic loss.","author":[{"dropping-particle":"","family":"Bernstein","given":"B. W.","non-dropping-particle":"","parse-names":false,"suffix":""},{"dropping-particle":"","family":"Shaw","given":"A. E.","non-dropping-particle":"","parse-names":false,"suffix":""},{"dropping-particle":"","family":"Minamide","given":"L. S.","non-dropping-particle":"","parse-names":false,"suffix":""},{"dropping-particle":"","family":"Pak","given":"C. W.","non-dropping-particle":"","parse-names":false,"suffix":""},{"dropping-particle":"","family":"Bamburg","given":"J. R.","non-dropping-particle":"","parse-names":false,"suffix":""}],"container-title":"Journal of Neuroscience","id":"ITEM-1","issue":"19","issued":{"date-parts":[["2012"]]},"page":"6670-6681","title":"Incorporation of Cofilin into Rods Depends on Disulfide Intermolecular Bonds: Implications for Actin Regulation and Neurodegenerative Disease","type":"article-journal","volume":"32"},"uris":["http://www.mendeley.com/documents/?uuid=35c12ecc-689f-4035-9083-a34acd530d26"]}],"mendeley":{"formattedCitation":"(Bernstein et al. 2012)","plainTextFormattedCitation":"(Bernstein et al. 2012)","previouslyFormattedCitation":"(Bernstein et al. 2012)"},"properties":{"noteIndex":0},"schema":"https://github.com/citation-style-language/schema/raw/master/csl-citation.json"}</w:instrText>
      </w:r>
      <w:r w:rsidR="00EA0275">
        <w:rPr>
          <w:rFonts w:asciiTheme="majorEastAsia" w:hAnsiTheme="majorEastAsia" w:cstheme="majorEastAsia"/>
        </w:rPr>
        <w:fldChar w:fldCharType="separate"/>
      </w:r>
      <w:r w:rsidR="00EA0275" w:rsidRPr="00EA0275">
        <w:rPr>
          <w:rFonts w:asciiTheme="majorEastAsia" w:hAnsiTheme="majorEastAsia" w:cstheme="majorEastAsia"/>
          <w:noProof/>
        </w:rPr>
        <w:t>(Bernstein et al. 2012)</w:t>
      </w:r>
      <w:ins w:id="154" w:author="Yang,Qianhui (EID)" w:date="2018-06-18T16:09:00Z">
        <w:r w:rsidR="00EA0275">
          <w:rPr>
            <w:rFonts w:asciiTheme="majorEastAsia" w:hAnsiTheme="majorEastAsia" w:cstheme="majorEastAsia"/>
          </w:rPr>
          <w:fldChar w:fldCharType="end"/>
        </w:r>
      </w:ins>
      <w:del w:id="155" w:author="Yang,Qianhui (EID)" w:date="2018-06-18T16:08:00Z">
        <w:r w:rsidR="00704475" w:rsidDel="00EA0275">
          <w:rPr>
            <w:rFonts w:asciiTheme="majorEastAsia" w:hAnsiTheme="majorEastAsia" w:cstheme="majorEastAsia"/>
          </w:rPr>
          <w:delText xml:space="preserve"> </w:delText>
        </w:r>
        <w:r w:rsidR="00704475" w:rsidRPr="00704475" w:rsidDel="00EA0275">
          <w:rPr>
            <w:rFonts w:asciiTheme="majorEastAsia" w:hAnsiTheme="majorEastAsia" w:cstheme="majorEastAsia"/>
            <w:vertAlign w:val="superscript"/>
          </w:rPr>
          <w:delText>Bernstein et al., 2012</w:delText>
        </w:r>
      </w:del>
      <w:r w:rsidR="00704475">
        <w:rPr>
          <w:rFonts w:asciiTheme="majorEastAsia" w:hAnsiTheme="majorEastAsia" w:cstheme="majorEastAsia"/>
        </w:rPr>
        <w:t xml:space="preserve">.  </w:t>
      </w:r>
      <w:r w:rsidR="00227679">
        <w:rPr>
          <w:rFonts w:asciiTheme="majorEastAsia" w:hAnsiTheme="majorEastAsia" w:cstheme="majorEastAsia"/>
        </w:rPr>
        <w:t>In neurons</w:t>
      </w:r>
      <w:r w:rsidR="00704475">
        <w:rPr>
          <w:rFonts w:asciiTheme="majorEastAsia" w:hAnsiTheme="majorEastAsia" w:cstheme="majorEastAsia"/>
        </w:rPr>
        <w:t>, rods were observed</w:t>
      </w:r>
      <w:r w:rsidR="00227679">
        <w:rPr>
          <w:rFonts w:asciiTheme="majorEastAsia" w:hAnsiTheme="majorEastAsia" w:cstheme="majorEastAsia"/>
        </w:rPr>
        <w:t xml:space="preserve"> within dendrites and axons</w:t>
      </w:r>
      <w:ins w:id="156" w:author="Yang,Qianhui (EID)" w:date="2018-06-18T16:34:00Z">
        <w:r w:rsidR="00E73E4F">
          <w:rPr>
            <w:rFonts w:asciiTheme="majorEastAsia" w:hAnsiTheme="majorEastAsia" w:cstheme="majorEastAsia"/>
          </w:rPr>
          <w:t xml:space="preserve"> by </w:t>
        </w:r>
      </w:ins>
      <w:ins w:id="157" w:author="Yang,Qianhui (EID)" w:date="2018-06-18T16:37:00Z">
        <w:r w:rsidR="00E73E4F">
          <w:rPr>
            <w:rFonts w:asciiTheme="majorEastAsia" w:hAnsiTheme="majorEastAsia" w:cstheme="majorEastAsia"/>
          </w:rPr>
          <w:t>various</w:t>
        </w:r>
      </w:ins>
      <w:ins w:id="158" w:author="Yang,Qianhui (EID)" w:date="2018-06-18T16:34:00Z">
        <w:r w:rsidR="00E73E4F">
          <w:rPr>
            <w:rFonts w:asciiTheme="majorEastAsia" w:hAnsiTheme="majorEastAsia" w:cstheme="majorEastAsia"/>
          </w:rPr>
          <w:t xml:space="preserve"> types of stimulations</w:t>
        </w:r>
      </w:ins>
      <w:ins w:id="159" w:author="Yang,Qianhui (EID)" w:date="2018-06-18T23:00:00Z">
        <w:r w:rsidR="009547ED">
          <w:rPr>
            <w:rFonts w:asciiTheme="majorEastAsia" w:hAnsiTheme="majorEastAsia" w:cstheme="majorEastAsia"/>
          </w:rPr>
          <w:t xml:space="preserve"> through two possible pathways</w:t>
        </w:r>
      </w:ins>
      <w:ins w:id="160" w:author="Yang,Qianhui (EID)" w:date="2018-06-18T16:42:00Z">
        <w:r w:rsidR="001C2699">
          <w:rPr>
            <w:rFonts w:asciiTheme="majorEastAsia" w:hAnsiTheme="majorEastAsia" w:cstheme="majorEastAsia"/>
          </w:rPr>
          <w:fldChar w:fldCharType="begin" w:fldLock="1"/>
        </w:r>
      </w:ins>
      <w:r w:rsidR="00E2543E">
        <w:rPr>
          <w:rFonts w:asciiTheme="majorEastAsia" w:hAnsiTheme="majorEastAsia" w:cstheme="majorEastAsia"/>
        </w:rPr>
        <w:instrText>ADDIN CSL_CITATION {"citationItems":[{"id":"ITEM-1","itemData":{"DOI":"10.1515/jci-2013-0007.Targeted","ISBN":"0000000000000","ISSN":"1527-5418","PMID":"26928661","author":[{"dropping-particle":"","family":"Longitudinal","given":"Static","non-dropping-particle":"","parse-names":false,"suffix":""},{"dropping-particle":"","family":"Structural","given":"Marginal","non-dropping-particle":"","parse-names":false,"suffix":""},{"dropping-particle":"","family":"Models","given":"Working","non-dropping-particle":"","parse-names":false,"suffix":""}],"id":"ITEM-1","issue":"2","issued":{"date-parts":[["2015"]]},"page":"147-185","title":"HHS Public Access","type":"article-journal","volume":"2"},"uris":["http://www.mendeley.com/documents/?uuid=30c99ab7-80b7-400b-8614-a9b96ac3780c"]},{"id":"ITEM-2","itemData":{"DOI":"10.1074/jbc.M111.301911","ISBN":"1083-351X (Electronic)\r0021-9258 (Linking)","ISSN":"00219258","PMID":"22184127","abstract":"Cofilin is an actin-binding protein and a major actin depolymerization factor in the central nervous system (CNS). Cofilin-actin aggregates are associated with neurodegenerative disorders, but how cofilin-actin aggregation induces pathological effects in the CNS remains unclear. Here, we demonstrated that cofilin rods disrupted dendritic microtubule integrity in rat hippocampal cultures. Long term time-lapse imaging revealed that cofilin rods block intracellular trafficking of both mitochondria and early endosomes. Importantly, cofilin rod formation induced a significant loss of SV2 and PSD-95 puncta as well as dendritic spines. Cofilin rods also impaired local glutamate receptor responses. We discovered an inverse relationship between the number of synaptic events and the accumulation of cofilin rods in dendrites. We also detected cofilin rods in aging rat brains in vivo. These results suggest that cofilin aggregation may contribute to neurodegeneration and brain aging by blocking intracellular trafficking and inducing synaptic loss.","author":[{"dropping-particle":"","family":"Cichon","given":"Joseph","non-dropping-particle":"","parse-names":false,"suffix":""},{"dropping-particle":"","family":"Sun","given":"Chicheng","non-dropping-particle":"","parse-names":false,"suffix":""},{"dropping-particle":"","family":"Chen","given":"Ben","non-dropping-particle":"","parse-names":false,"suffix":""},{"dropping-particle":"","family":"Jiang","given":"Min","non-dropping-particle":"","parse-names":false,"suffix":""},{"dropping-particle":"","family":"Chen","given":"Xiangyun Amy","non-dropping-particle":"","parse-names":false,"suffix":""},{"dropping-particle":"","family":"Sun","given":"Yajie","non-dropping-particle":"","parse-names":false,"suffix":""},{"dropping-particle":"","family":"Wang","given":"Yun","non-dropping-particle":"","parse-names":false,"suffix":""},{"dropping-particle":"","family":"Chen","given":"Gong","non-dropping-particle":"","parse-names":false,"suffix":""}],"container-title":"Journal of Biological Chemistry","id":"ITEM-2","issue":"6","issued":{"date-parts":[["2012"]]},"page":"3919-3929","title":"Cofilin aggregation blocks intracellular trafficking and induces synaptic loss in hippocampal neurons","type":"article-journal","volume":"287"},"uris":["http://www.mendeley.com/documents/?uuid=d4c1a8f2-d99a-4242-bbfe-e5511035c368"]},{"id":"ITEM-3","itemData":{"DOI":"10.1038/35023579","ISBN":"1465-7392 (Print)\\n1465-7392 (Linking)","ISSN":"14657392","PMID":"10980704","abstract":"Inclusions containing actin-depolymerizing factor (ADF) and cofilin, abundant proteins in adult human brain, are prominent in hippocampal and cortical neurites of the post-mortem brains of Alzheimer's patients, especially in neurites contacting amyloid deposits. The origin and role of these inclusions in neurodegeneration are, however, unknown. Here we show that mediators of neurodegeneration induce the rapid formation of transient or persistent rod-like inclusions containing ADF/cofilin and actin in axons and dendrites of cultured hippocampal neurons. Rods form spontaneously within neurons overexpressing active ADF/cofilin, suggesting that the activation (by dephosphorylation) of ADF/cofilin that occurs in response to neurodegenerative stimuli is sufficient to induce rod formation. Persistent rods that span the diameter of the neurite disrupt microtubules and cause degeneration of the distal neurite without killing the neuron. These findings suggest a common pathway that can lead to loss of synapses.","author":[{"dropping-particle":"","family":"Minamide","given":"Laurie S.","non-dropping-particle":"","parse-names":false,"suffix":""},{"dropping-particle":"","family":"Striegl","given":"Amanda M.","non-dropping-particle":"","parse-names":false,"suffix":""},{"dropping-particle":"","family":"Boyle","given":"Judith A.","non-dropping-particle":"","parse-names":false,"suffix":""},{"dropping-particle":"","family":"Meberg","given":"Peter J.","non-dropping-particle":"","parse-names":false,"suffix":""},{"dropping-particle":"","family":"Bamburg","given":"James R.","non-dropping-particle":"","parse-names":false,"suffix":""}],"container-title":"Nature Cell Biology","id":"ITEM-3","issue":"9","issued":{"date-parts":[["2000"]]},"note":"Laurie's 2000 paper","page":"628-636","title":"Neurodegenerative stimuli induce persistent ADF/cofilin-actin rods that disrupt distal neurite function","type":"article-journal","volume":"2"},"uris":["http://www.mendeley.com/documents/?uuid=445307ab-68db-4127-95a0-d2b12af17c84"]}],"mendeley":{"formattedCitation":"(Longitudinal, Structural, and Models 2015; Cichon et al. 2012; Minamide et al. 2000)","manualFormatting":"( Bamburg and Bernstein 2016; Cichon et al. 2012; Minamide et al. 2000)","plainTextFormattedCitation":"(Longitudinal, Structural, and Models 2015; Cichon et al. 2012; Minamide et al. 2000)","previouslyFormattedCitation":"(Longitudinal, Structural, and Models 2015; Cichon et al. 2012; Minamide et al. 2000)"},"properties":{"noteIndex":0},"schema":"https://github.com/citation-style-language/schema/raw/master/csl-citation.json"}</w:instrText>
      </w:r>
      <w:r w:rsidR="001C2699">
        <w:rPr>
          <w:rFonts w:asciiTheme="majorEastAsia" w:hAnsiTheme="majorEastAsia" w:cstheme="majorEastAsia"/>
        </w:rPr>
        <w:fldChar w:fldCharType="separate"/>
      </w:r>
      <w:r w:rsidR="001C2699" w:rsidRPr="001C2699">
        <w:rPr>
          <w:rFonts w:asciiTheme="majorEastAsia" w:hAnsiTheme="majorEastAsia" w:cstheme="majorEastAsia"/>
          <w:noProof/>
        </w:rPr>
        <w:t>(</w:t>
      </w:r>
      <w:ins w:id="161" w:author="Yang,Qianhui (EID)" w:date="2018-06-18T16:47:00Z">
        <w:r w:rsidR="001C2699">
          <w:rPr>
            <w:rFonts w:asciiTheme="majorEastAsia" w:hAnsiTheme="majorEastAsia" w:cstheme="majorEastAsia"/>
            <w:noProof/>
          </w:rPr>
          <w:t xml:space="preserve"> Bamburg and Bernstein 2016</w:t>
        </w:r>
      </w:ins>
      <w:del w:id="162" w:author="Yang,Qianhui (EID)" w:date="2018-06-18T16:47:00Z">
        <w:r w:rsidR="001C2699" w:rsidRPr="001C2699" w:rsidDel="001C2699">
          <w:rPr>
            <w:rFonts w:asciiTheme="majorEastAsia" w:hAnsiTheme="majorEastAsia" w:cstheme="majorEastAsia"/>
            <w:noProof/>
          </w:rPr>
          <w:delText>Longitudinal, Structural, and Models 2015</w:delText>
        </w:r>
      </w:del>
      <w:r w:rsidR="001C2699" w:rsidRPr="001C2699">
        <w:rPr>
          <w:rFonts w:asciiTheme="majorEastAsia" w:hAnsiTheme="majorEastAsia" w:cstheme="majorEastAsia"/>
          <w:noProof/>
        </w:rPr>
        <w:t xml:space="preserve">; Cichon et al. 2012; Minamide </w:t>
      </w:r>
      <w:r w:rsidR="001C2699" w:rsidRPr="001C2699">
        <w:rPr>
          <w:rFonts w:asciiTheme="majorEastAsia" w:hAnsiTheme="majorEastAsia" w:cstheme="majorEastAsia"/>
          <w:noProof/>
        </w:rPr>
        <w:lastRenderedPageBreak/>
        <w:t>et al. 2000)</w:t>
      </w:r>
      <w:ins w:id="163" w:author="Yang,Qianhui (EID)" w:date="2018-06-18T16:42:00Z">
        <w:r w:rsidR="001C2699">
          <w:rPr>
            <w:rFonts w:asciiTheme="majorEastAsia" w:hAnsiTheme="majorEastAsia" w:cstheme="majorEastAsia"/>
          </w:rPr>
          <w:fldChar w:fldCharType="end"/>
        </w:r>
      </w:ins>
      <w:ins w:id="164" w:author="Yang,Qianhui (EID)" w:date="2018-06-18T16:34:00Z">
        <w:r w:rsidR="00E73E4F">
          <w:rPr>
            <w:rFonts w:asciiTheme="majorEastAsia" w:hAnsiTheme="majorEastAsia" w:cstheme="majorEastAsia"/>
          </w:rPr>
          <w:t>.</w:t>
        </w:r>
      </w:ins>
      <w:del w:id="165" w:author="Yang,Qianhui (EID)" w:date="2018-06-18T16:43:00Z">
        <w:r w:rsidR="00227679" w:rsidDel="001C2699">
          <w:rPr>
            <w:rFonts w:asciiTheme="majorEastAsia" w:hAnsiTheme="majorEastAsia" w:cstheme="majorEastAsia"/>
          </w:rPr>
          <w:delText xml:space="preserve"> </w:delText>
        </w:r>
        <w:r w:rsidR="00227679" w:rsidRPr="00704475" w:rsidDel="001C2699">
          <w:rPr>
            <w:rFonts w:asciiTheme="majorEastAsia" w:hAnsiTheme="majorEastAsia" w:cstheme="majorEastAsia"/>
            <w:vertAlign w:val="superscript"/>
          </w:rPr>
          <w:delText xml:space="preserve">Minamide at al, 2000; </w:delText>
        </w:r>
      </w:del>
      <w:del w:id="166" w:author="Yang,Qianhui (EID)" w:date="2018-06-18T16:16:00Z">
        <w:r w:rsidR="00227679" w:rsidRPr="00704475" w:rsidDel="00795782">
          <w:rPr>
            <w:rFonts w:asciiTheme="majorEastAsia" w:hAnsiTheme="majorEastAsia" w:cstheme="majorEastAsia"/>
            <w:vertAlign w:val="superscript"/>
          </w:rPr>
          <w:delText xml:space="preserve">Schonhofen et al., 2014; </w:delText>
        </w:r>
      </w:del>
      <w:del w:id="167" w:author="Yang,Qianhui (EID)" w:date="2018-06-18T16:43:00Z">
        <w:r w:rsidR="009B692C" w:rsidRPr="00704475" w:rsidDel="001C2699">
          <w:rPr>
            <w:rFonts w:asciiTheme="majorEastAsia" w:hAnsiTheme="majorEastAsia" w:cstheme="majorEastAsia"/>
            <w:vertAlign w:val="superscript"/>
          </w:rPr>
          <w:delText xml:space="preserve">Chen and Wang, 2015; </w:delText>
        </w:r>
        <w:r w:rsidR="00227679" w:rsidRPr="00704475" w:rsidDel="001C2699">
          <w:rPr>
            <w:rFonts w:asciiTheme="majorEastAsia" w:hAnsiTheme="majorEastAsia" w:cstheme="majorEastAsia"/>
            <w:vertAlign w:val="superscript"/>
          </w:rPr>
          <w:delText>Bamburg and Bernstein, 2016</w:delText>
        </w:r>
        <w:r w:rsidR="00704475" w:rsidDel="001C2699">
          <w:rPr>
            <w:rFonts w:asciiTheme="majorEastAsia" w:hAnsiTheme="majorEastAsia" w:cstheme="majorEastAsia"/>
          </w:rPr>
          <w:delText>.</w:delText>
        </w:r>
      </w:del>
      <w:r w:rsidR="00227679">
        <w:rPr>
          <w:rFonts w:asciiTheme="majorEastAsia" w:hAnsiTheme="majorEastAsia" w:cstheme="majorEastAsia"/>
        </w:rPr>
        <w:t xml:space="preserve"> </w:t>
      </w:r>
      <w:ins w:id="168" w:author="Yang,Qianhui (EID)" w:date="2018-06-18T23:04:00Z">
        <w:r w:rsidR="009547ED">
          <w:rPr>
            <w:rFonts w:asciiTheme="majorEastAsia" w:hAnsiTheme="majorEastAsia" w:cstheme="majorEastAsia"/>
          </w:rPr>
          <w:t xml:space="preserve">Stimulations including </w:t>
        </w:r>
      </w:ins>
      <w:ins w:id="169" w:author="Yang,Qianhui (EID)" w:date="2018-06-18T23:11:00Z">
        <w:r w:rsidR="00E2543E">
          <w:rPr>
            <w:rFonts w:asciiTheme="majorEastAsia" w:hAnsiTheme="majorEastAsia" w:cstheme="majorEastAsia"/>
          </w:rPr>
          <w:t>excitotoxic</w:t>
        </w:r>
      </w:ins>
      <w:ins w:id="170" w:author="Yang,Qianhui (EID)" w:date="2018-06-18T23:04:00Z">
        <w:r w:rsidR="009547ED">
          <w:rPr>
            <w:rFonts w:asciiTheme="majorEastAsia" w:hAnsiTheme="majorEastAsia" w:cstheme="majorEastAsia"/>
          </w:rPr>
          <w:t xml:space="preserve"> level of glutamate,  </w:t>
        </w:r>
      </w:ins>
      <w:ins w:id="171" w:author="Yang,Qianhui (EID)" w:date="2018-06-18T23:05:00Z">
        <w:r w:rsidR="009547ED">
          <w:rPr>
            <w:rFonts w:asciiTheme="majorEastAsia" w:hAnsiTheme="majorEastAsia" w:cstheme="majorEastAsia"/>
          </w:rPr>
          <w:t xml:space="preserve">mitochondrial inhibitors, peroxides, </w:t>
        </w:r>
      </w:ins>
      <w:ins w:id="172" w:author="Yang,Qianhui (EID)" w:date="2018-06-18T23:06:00Z">
        <w:r w:rsidR="009547ED" w:rsidRPr="00804512">
          <w:t>A</w:t>
        </w:r>
      </w:ins>
      <m:oMath>
        <m:r>
          <w:ins w:id="173" w:author="Yang,Qianhui (EID)" w:date="2018-06-18T23:06:00Z">
            <w:rPr>
              <w:rFonts w:ascii="Cambria Math" w:hAnsi="Cambria Math"/>
            </w:rPr>
            <m:t xml:space="preserve">β </m:t>
          </w:ins>
        </m:r>
        <m:r>
          <w:ins w:id="174" w:author="Yang,Qianhui (EID)" w:date="2018-06-18T23:06:00Z">
            <m:rPr>
              <m:sty m:val="p"/>
            </m:rPr>
            <w:rPr>
              <w:rFonts w:ascii="Cambria Math" w:hAnsi="Cambria Math"/>
            </w:rPr>
            <m:t>peptides</m:t>
          </w:ins>
        </m:r>
      </m:oMath>
      <w:ins w:id="175" w:author="Yang,Qianhui (EID)" w:date="2018-06-18T23:06:00Z">
        <w:r w:rsidR="009547ED" w:rsidRPr="00804512">
          <w:t>, or proinflammatory cytokines</w:t>
        </w:r>
      </w:ins>
      <w:ins w:id="176" w:author="Yang,Qianhui (EID)" w:date="2018-06-18T23:12:00Z">
        <w:r w:rsidR="00E2543E">
          <w:fldChar w:fldCharType="begin" w:fldLock="1"/>
        </w:r>
      </w:ins>
      <w:r w:rsidR="00864F49">
        <w:instrText>ADDIN CSL_CITATION {"citationItems":[{"id":"ITEM-1","itemData":{"DOI":"10.1515/jci-2013-0007.Targeted","ISBN":"0000000000000","ISSN":"1527-5418","PMID":"26928661","author":[{"dropping-particle":"","family":"Longitudinal","given":"Static","non-dropping-particle":"","parse-names":false,"suffix":""},{"dropping-particle":"","family":"Structural","given":"Marginal","non-dropping-particle":"","parse-names":false,"suffix":""},{"dropping-particle":"","family":"Models","given":"Working","non-dropping-particle":"","parse-names":false,"suffix":""}],"id":"ITEM-1","issue":"2","issued":{"date-parts":[["2015"]]},"page":"147-185","title":"HHS Public Access","type":"article-journal","volume":"2"},"uris":["http://www.mendeley.com/documents/?uuid=30c99ab7-80b7-400b-8614-a9b96ac3780c"]}],"mendeley":{"formattedCitation":"(Longitudinal, Structural, and Models 2015)","plainTextFormattedCitation":"(Longitudinal, Structural, and Models 2015)","previouslyFormattedCitation":"(Longitudinal, Structural, and Models 2015)"},"properties":{"noteIndex":0},"schema":"https://github.com/citation-style-language/schema/raw/master/csl-citation.json"}</w:instrText>
      </w:r>
      <w:r w:rsidR="00E2543E">
        <w:fldChar w:fldCharType="separate"/>
      </w:r>
      <w:r w:rsidR="00DF7BC7" w:rsidRPr="00DF7BC7">
        <w:rPr>
          <w:noProof/>
        </w:rPr>
        <w:t>(Longitudinal, Structural, and Models 2015)</w:t>
      </w:r>
      <w:ins w:id="177" w:author="Yang,Qianhui (EID)" w:date="2018-06-18T23:12:00Z">
        <w:r w:rsidR="00E2543E">
          <w:fldChar w:fldCharType="end"/>
        </w:r>
      </w:ins>
      <w:ins w:id="178" w:author="Yang,Qianhui (EID)" w:date="2018-06-18T23:06:00Z">
        <w:r w:rsidR="009547ED">
          <w:t xml:space="preserve">. </w:t>
        </w:r>
        <w:r w:rsidR="009547ED" w:rsidRPr="00804512">
          <w:t>Among these rod-inducing agents, A</w:t>
        </w:r>
      </w:ins>
      <m:oMath>
        <m:r>
          <w:ins w:id="179" w:author="Yang,Qianhui (EID)" w:date="2018-06-18T23:06:00Z">
            <w:rPr>
              <w:rFonts w:ascii="Cambria Math" w:hAnsi="Cambria Math"/>
            </w:rPr>
            <m:t xml:space="preserve">β </m:t>
          </w:ins>
        </m:r>
        <m:r>
          <w:ins w:id="180" w:author="Yang,Qianhui (EID)" w:date="2018-06-18T23:06:00Z">
            <m:rPr>
              <m:sty m:val="p"/>
            </m:rPr>
            <w:rPr>
              <w:rFonts w:ascii="Cambria Math" w:hAnsi="Cambria Math"/>
            </w:rPr>
            <m:t>peptides</m:t>
          </w:ins>
        </m:r>
      </m:oMath>
      <w:ins w:id="181" w:author="Yang,Qianhui (EID)" w:date="2018-06-18T23:06:00Z">
        <w:r w:rsidR="009547ED" w:rsidRPr="00804512">
          <w:t xml:space="preserve"> and proinflammatory cytokines depend on a pathway that requires the cellular prion protein and NADPH oxidase (NOX) to generate reactive oxygen species (ROS) to induce the rods. Rod induction by mitochondrial inhibitors and </w:t>
        </w:r>
      </w:ins>
      <w:ins w:id="182" w:author="Yang,Qianhui (EID)" w:date="2018-06-18T23:16:00Z">
        <w:r w:rsidR="00E2543E" w:rsidRPr="00804512">
          <w:t>excitotoxic</w:t>
        </w:r>
      </w:ins>
      <w:ins w:id="183" w:author="Yang,Qianhui (EID)" w:date="2018-06-18T23:06:00Z">
        <w:r w:rsidR="009547ED" w:rsidRPr="00804512">
          <w:t xml:space="preserve"> levels of glutamate are through pathways independent of the cellular prion protein and NOX</w:t>
        </w:r>
      </w:ins>
      <w:ins w:id="184" w:author="Yang,Qianhui (EID)" w:date="2018-06-18T23:18:00Z">
        <w:r w:rsidR="00E2543E">
          <w:fldChar w:fldCharType="begin" w:fldLock="1"/>
        </w:r>
      </w:ins>
      <w:r w:rsidR="00DF7BC7">
        <w:instrText>ADDIN CSL_CITATION {"citationItems":[{"id":"ITEM-1","itemData":{"DOI":"10.1371/journal.pone.0095995","ISBN":"1932-6203 (Electronic)\\r1932-6203 (Linking)","ISSN":"19326203","PMID":"24760020","abstract":"Neurites of neurons under acute or chronic stress fo</w:instrText>
      </w:r>
      <w:r w:rsidR="00DF7BC7">
        <w:rPr>
          <w:rFonts w:hint="eastAsia"/>
        </w:rPr>
        <w:instrText>rm bundles of filaments (rods) containing 1</w:instrText>
      </w:r>
      <w:r w:rsidR="00DF7BC7">
        <w:rPr>
          <w:rFonts w:hint="eastAsia"/>
        </w:rPr>
        <w:instrText>∶</w:instrText>
      </w:r>
      <w:r w:rsidR="00DF7BC7">
        <w:rPr>
          <w:rFonts w:hint="eastAsia"/>
        </w:rPr>
        <w:instrText>1 cofilin</w:instrText>
      </w:r>
      <w:r w:rsidR="00DF7BC7">
        <w:rPr>
          <w:rFonts w:hint="eastAsia"/>
        </w:rPr>
        <w:instrText>∶</w:instrText>
      </w:r>
      <w:r w:rsidR="00DF7BC7">
        <w:rPr>
          <w:rFonts w:hint="eastAsia"/>
        </w:rPr>
        <w:instrText>actin, which impair transport and synaptic function. Rods contain disulfide cross-linked cofilin and are induced by treatments resulting in oxidative stress. Rods form rapidly (5-30 min) in &gt;80% of cul</w:instrText>
      </w:r>
      <w:r w:rsidR="00DF7BC7">
        <w:instrText xml:space="preserve">tured hippocampal or cortical neurons treated with excitotoxic levels of glutamate or energy depleted (hypoxia/ischemia or mitochondrial inhibitors). In contrast, slow rod formation (50% of maximum response in </w:instrText>
      </w:r>
      <w:r w:rsidR="00DF7BC7">
        <w:rPr>
          <w:rFonts w:ascii="Cambria Math" w:hAnsi="Cambria Math" w:cs="Cambria Math"/>
        </w:rPr>
        <w:instrText>∼</w:instrText>
      </w:r>
      <w:r w:rsidR="00DF7BC7">
        <w:instrText>6 h) occurs in a subpopulation (</w:instrText>
      </w:r>
      <w:r w:rsidR="00DF7BC7">
        <w:rPr>
          <w:rFonts w:ascii="Cambria Math" w:hAnsi="Cambria Math" w:cs="Cambria Math"/>
        </w:rPr>
        <w:instrText>∼</w:instrText>
      </w:r>
      <w:r w:rsidR="00DF7BC7">
        <w:instrText>20%) of hippocampal neurons upon exposure to soluble human amyloid-β dimer/trimer (Aβd/t) at subnanomolar concentrations. Here we show that proinflammatory cytokines (TNFα, IL-1β, IL-6) also induce rods at the same rate and within the same neuronal population as Aβd/t. Neurons from prion (PrP(C))-null mice form rods in response to glutamate or antimycin A, but not in response to proinflammatory cytokines or Aβd/t. Two pathways inducing rod formation were confirmed by demonstrating that NADPH-oxidase (NOX) activity is required for prion-dependent rod formation, but not for rods induced by glutamate or energy depletion. Surprisingly, overexpression of PrP(C) is by itself sufficient to induce rods in over 40% of hippocampal neurons through the NOX-dependent pathway. Persistence of PrP(C)-dependent rods requires the continuous activity of NOX. Removing inducers or inhibiting NOX activity in cells containing PrP(C)-dependent rods causes rod disappearance with a half-life of about 36 min. Cofilin-actin rods provide a mechanism for synapse loss bridging the amyloid and cytokine hypotheses for Alzheimer disease, and may explain how functionally diverse Aβ-binding membrane proteins induce synaptic dysfunction.","author":[{"dropping-particle":"","family":"Walsh","given":"Keifer P.","non-dropping-particle":"","parse-names":false,"suffix":""},{"dropping-particle":"","family":"Minamide","given":"Laurie S.","non-dropping-particle":"","parse-names":false,"suffix":""},{"dropping-particle":"","family":"Kane","given":"Sarah J.","non-dropping-particle":"","parse-names":false,"suffix":""},{"dropping-particle":"","family":"Shaw","given":"Alisa E.","non-dropping-particle":"","parse-names":false,"suffix":""},{"dropping-particle":"","family":"Brown","given":"David R.","non-dropping-particle":"","parse-names":false,"suffix":""},{"dropping-particle":"","family":"Pulford","given":"Bruce","non-dropping-particle":"","parse-names":false,"suffix":""},{"dropping-particle":"","family":"Zabel","given":"Mark D.","non-dropping-particle":"","parse-names":false,"suffix":""},{"dropping-particle":"","family":"Lambeth","given":"J. David","non-dropping-particle":"","parse-names":false,"suffix":""},{"dropping-particle":"","family":"Kuhn","given":"Thomas B.","non-dropping-particle":"","parse-names":false,"suffix":""},{"dropping-particle":"","family":"Bamburg","given":"James R.","non-dropping-particle":"","parse-names":false,"suffix":""}],"container-title":"PLoS ONE","id":"ITEM-1","issue":"4","issued":{"date-parts":[["2014"]]},"page":"1-12","title":"Amyloid-β and proinflammatory cytokines utilize a prion protein-dependent pathway to activate NADPH oxidase and induce cofilin-actin rods in hippocampal neurons","type":"article-journal","volume":"9"},"uris":["http://www.mendeley.com/documents/?uuid=4b0d4146-23c4-49f5-a4b9-afe54527c01a"]}],"mendeley":{"formattedCitation":"(Walsh et al. 2014)","plainTextFormattedCitation":"(Walsh et al. 2014)","previouslyFormattedCitation":"(Walsh et al. 2014)"},"properties":{"noteIndex":0},"schema":"https://github.com/citation-style-language/schema/raw/master/csl-citation.json"}</w:instrText>
      </w:r>
      <w:r w:rsidR="00E2543E">
        <w:fldChar w:fldCharType="separate"/>
      </w:r>
      <w:r w:rsidR="00E2543E" w:rsidRPr="00E2543E">
        <w:rPr>
          <w:noProof/>
        </w:rPr>
        <w:t>(Walsh et al. 2014)</w:t>
      </w:r>
      <w:ins w:id="185" w:author="Yang,Qianhui (EID)" w:date="2018-06-18T23:18:00Z">
        <w:r w:rsidR="00E2543E">
          <w:fldChar w:fldCharType="end"/>
        </w:r>
      </w:ins>
      <w:ins w:id="186" w:author="Yang,Qianhui (EID)" w:date="2018-06-18T23:06:00Z">
        <w:r w:rsidR="009547ED" w:rsidRPr="00804512">
          <w:t xml:space="preserve">. </w:t>
        </w:r>
      </w:ins>
    </w:p>
    <w:p w14:paraId="02424AC7" w14:textId="2C5AED43" w:rsidR="00AD7EC9" w:rsidRPr="00804512" w:rsidRDefault="00AD7EC9" w:rsidP="00864F49">
      <w:pPr>
        <w:spacing w:line="480" w:lineRule="auto"/>
        <w:ind w:firstLine="720"/>
        <w:rPr>
          <w:ins w:id="187" w:author="Yang,Qianhui (EID)" w:date="2018-06-18T23:25:00Z"/>
          <w:rFonts w:eastAsia="Times New Roman"/>
        </w:rPr>
      </w:pPr>
      <w:ins w:id="188" w:author="Yang,Qianhui (EID)" w:date="2018-06-18T23:25:00Z">
        <w:r w:rsidRPr="00804512">
          <w:rPr>
            <w:rFonts w:eastAsia="Times New Roman"/>
          </w:rPr>
          <w:t xml:space="preserve">In the mammalian central nervous system, glutamate is the major excitatory neurotransmitter important for learning and memory but can also become neurotoxic if it is in excess. </w:t>
        </w:r>
      </w:ins>
      <w:ins w:id="189" w:author="Yang,Qianhui (EID)" w:date="2018-06-19T14:25:00Z">
        <w:r w:rsidR="009E1339">
          <w:rPr>
            <w:rFonts w:eastAsia="Times New Roman"/>
          </w:rPr>
          <w:t>G</w:t>
        </w:r>
      </w:ins>
      <w:ins w:id="190" w:author="Yang,Qianhui (EID)" w:date="2018-06-18T23:25:00Z">
        <w:r w:rsidRPr="00804512">
          <w:rPr>
            <w:rFonts w:eastAsia="Times New Roman"/>
          </w:rPr>
          <w:t xml:space="preserve">lutamate excitotoxicity has been demonstrated in </w:t>
        </w:r>
      </w:ins>
      <w:ins w:id="191" w:author="Yang,Qianhui (EID)" w:date="2018-06-19T14:56:00Z">
        <w:r w:rsidR="00864F49">
          <w:rPr>
            <w:rFonts w:eastAsia="Times New Roman"/>
          </w:rPr>
          <w:t xml:space="preserve">many different </w:t>
        </w:r>
      </w:ins>
      <w:ins w:id="192" w:author="Yang,Qianhui (EID)" w:date="2018-06-18T23:39:00Z">
        <w:r w:rsidR="00DF7BC7">
          <w:rPr>
            <w:rFonts w:eastAsia="Times New Roman"/>
          </w:rPr>
          <w:t xml:space="preserve">neurodegenerative diseases and </w:t>
        </w:r>
        <w:r w:rsidR="00DF7BC7" w:rsidRPr="00DF7BC7">
          <w:rPr>
            <w:rFonts w:eastAsia="Times New Roman"/>
          </w:rPr>
          <w:t>cerebral ischemia</w:t>
        </w:r>
      </w:ins>
      <w:ins w:id="193" w:author="Yang,Qianhui (EID)" w:date="2018-06-19T15:00:00Z">
        <w:r w:rsidR="00864F49">
          <w:rPr>
            <w:rFonts w:eastAsia="Times New Roman"/>
          </w:rPr>
          <w:t xml:space="preserve"> </w:t>
        </w:r>
      </w:ins>
      <w:ins w:id="194" w:author="Yang,Qianhui (EID)" w:date="2018-06-18T23:41:00Z">
        <w:r w:rsidR="00DF7BC7">
          <w:rPr>
            <w:rFonts w:eastAsia="Times New Roman"/>
          </w:rPr>
          <w:fldChar w:fldCharType="begin" w:fldLock="1"/>
        </w:r>
      </w:ins>
      <w:r w:rsidR="009C5BBB">
        <w:rPr>
          <w:rFonts w:eastAsia="Times New Roman"/>
        </w:rPr>
        <w:instrText>ADDIN CSL_CITATION {"citationItems":[{"id":"ITEM-1","itemData":{"DOI":"10.1007/s00424-010-0809-1","ISBN":"1432-2013 (Electronic)\\n0031-6768 (Linking)","ISSN":"00316768","PMID":"20229265","abstract":"Glutamate excitotoxicity is a hypothesis that states excessive glutamate causes neuronal dysfunction and degeneration. As glutamate is a major excitatory neurotransmitter in the central nervous system (CNS), the implications of glutamate excitotoxicity are many and far-reaching. Acute CNS insults such as ischaemia and traumatic brain injury have traditionally been the focus of excitotoxicity research. However, glutamate excitotoxicity has also been linked to chronic neurodegenerative disorders such as amyotrophic lateral sclerosis, multiple sclerosis, Parkinson's disease and others. Despite the continued research into the mechanisms of excitotoxicity, there are currently no pharmacological interventions capable of providing significant neuroprotection in the clinical setting of brain ischaemia or injury. This review addresses the current state of excitotoxic research, focusing on the structure and physiology of glutamate receptors; molecular mechanisms underlying excitotoxic cell death pathways and their interactions with each other; the evidence for glutamate excitotoxicity in acute neurologic diseases; laboratory and clinical attempts at modulating excitotoxicity; and emerging targets for excitotoxicity research.","author":[{"dropping-particle":"","family":"Lau","given":"Anthony","non-dropping-particle":"","parse-names":false,"suffix":""},{"dropping-particle":"","family":"Tymianski","given":"Michael","non-dropping-particle":"","parse-names":false,"suffix":""}],"container-title":"Pflugers Archiv European Journal of Physiology","id":"ITEM-1","issue":"2","issued":{"date-parts":[["2010"]]},"page":"525-542","title":"Glutamate receptors, neurotoxicity and neurodegeneration","type":"article-journal","volume":"460"},"uris":["http://www.mendeley.com/documents/?uuid=c1251d20-2fb0-47d1-8d8f-9fd41a0d1d32"]},{"id":"ITEM-2","itemData":{"DOI":"10.3233/JAD-160763.Role","author":[{"dropping-particle":"","family":"Wang","given":"Rui","non-dropping-particle":"","parse-names":false,"suffix":""},{"dropping-particle":"","family":"Reddy","given":"P Hemachandra","non-dropping-particle":"","parse-names":false,"suffix":""}],"id":"ITEM-2","issue":"4","issued":{"date-parts":[["2018"]]},"page":"1041-1048","title":"Role of glutamate and NMDA receptors in Alzheimer’s disease","type":"article-journal","volume":"57"},"uris":["http://www.mendeley.com/documents/?uuid=2529c250-8672-4a28-acb2-9a2bc7992a84"]},{"id":"ITEM-3","itemData":{"DOI":"10.1016/S0024-3205(01)01142-0","ISBN":"00243205 (ISSN)","ISSN":"00243205","PMID":"11459428","abstract":"Neuronal injury caused by ischemia after occlusion of cerebral arteries is believed to be mediated by excessive activation of glutamate receptors. In the ischemic brain, extracellular glutamate is elevated rapidly after the onset of ischemia and declines following reperfusion. The mechanisms of the elevation of extracellular glutamate include enhanced efflux of glutamate and the reduction of glutamate uptake. The early efflux of glutamate occurring immediately after the onset of ischemia is mediated by a calcium-dependent process through activation of voltage-dependent calcium channels. The calcium-independent efflux at later stages is thought to be mediated primarily by glutamate transporters operating in the reverse mode owing to the imbalance of sodium ions across plasma membranes. Although high levels of glutamate in the extracellular space are well established to appear rapidly after the onset of ischemia, a direct linkage between the enhanced release of glutamate and the neuronal injury has not been fully established. In cultured neurons, ischemia induces efflux of glutamate into the extracellular space, but subsequent neuronal loss is not solely caused by the high glutamate concentration. In addition, cultured neurons can be rescued by NMDA antagonists added to the medium after exposure to glutamate receptor agonists. Two mechanisms can be proposed for neuroprotection by late NMDA receptor blockade, i.e., blocking of presynaptic release of glutamate after excessive activation of glutamate receptors, and blocking of postsynaptic sensitization of NMDA receptors. © 2001 Elsevier Science Inc.","author":[{"dropping-particle":"","family":"Nishizawa","given":"Yukio","non-dropping-particle":"","parse-names":false,"suffix":""}],"container-title":"Life Sciences","id":"ITEM-3","issue":"4","issued":{"date-parts":[["2001"]]},"page":"369-381","title":"Glutamate release and neuronal damage in ischemia","type":"article-journal","volume":"69"},"uris":["http://www.mendeley.com/documents/?uuid=aa5fd617-3f37-4007-a8e8-7b8322e874d4"]}],"mendeley":{"formattedCitation":"(Lau and Tymianski 2010; R. Wang and Reddy 2018; Nishizawa 2001)","manualFormatting":"( review from Lau and Tymianski 2010; review from R. Wang and Reddy 2018; review from Nishizawa 2001)","plainTextFormattedCitation":"(Lau and Tymianski 2010; R. Wang and Reddy 2018; Nishizawa 2001)","previouslyFormattedCitation":"(Lau and Tymianski 2010; R. Wang and Reddy 2018; Nishizawa 2001)"},"properties":{"noteIndex":0},"schema":"https://github.com/citation-style-language/schema/raw/master/csl-citation.json"}</w:instrText>
      </w:r>
      <w:r w:rsidR="00DF7BC7">
        <w:rPr>
          <w:rFonts w:eastAsia="Times New Roman"/>
        </w:rPr>
        <w:fldChar w:fldCharType="separate"/>
      </w:r>
      <w:r w:rsidR="00864F49" w:rsidRPr="00864F49">
        <w:rPr>
          <w:rFonts w:eastAsia="Times New Roman"/>
          <w:noProof/>
        </w:rPr>
        <w:t>(</w:t>
      </w:r>
      <w:ins w:id="195" w:author="Yang,Qianhui (EID)" w:date="2018-06-19T14:59:00Z">
        <w:r w:rsidR="00864F49">
          <w:rPr>
            <w:rFonts w:eastAsia="Times New Roman"/>
            <w:noProof/>
          </w:rPr>
          <w:t xml:space="preserve"> </w:t>
        </w:r>
      </w:ins>
      <w:ins w:id="196" w:author="Yang,Qianhui (EID)" w:date="2018-06-19T14:56:00Z">
        <w:r w:rsidR="00864F49">
          <w:rPr>
            <w:rFonts w:eastAsia="Times New Roman"/>
            <w:noProof/>
          </w:rPr>
          <w:t xml:space="preserve">review from </w:t>
        </w:r>
      </w:ins>
      <w:r w:rsidR="00864F49" w:rsidRPr="00864F49">
        <w:rPr>
          <w:rFonts w:eastAsia="Times New Roman"/>
          <w:noProof/>
        </w:rPr>
        <w:t xml:space="preserve">Lau and Tymianski 2010; </w:t>
      </w:r>
      <w:ins w:id="197" w:author="Yang,Qianhui (EID)" w:date="2018-06-19T14:56:00Z">
        <w:r w:rsidR="00864F49">
          <w:rPr>
            <w:rFonts w:eastAsia="Times New Roman"/>
            <w:noProof/>
          </w:rPr>
          <w:t>review from</w:t>
        </w:r>
      </w:ins>
      <w:ins w:id="198" w:author="Yang,Qianhui (EID)" w:date="2018-06-19T15:04:00Z">
        <w:r w:rsidR="00864F49">
          <w:rPr>
            <w:rFonts w:eastAsia="Times New Roman"/>
            <w:noProof/>
          </w:rPr>
          <w:t xml:space="preserve"> </w:t>
        </w:r>
      </w:ins>
      <w:r w:rsidR="00864F49" w:rsidRPr="00864F49">
        <w:rPr>
          <w:rFonts w:eastAsia="Times New Roman"/>
          <w:noProof/>
        </w:rPr>
        <w:t xml:space="preserve">R. Wang and Reddy 2018; </w:t>
      </w:r>
      <w:ins w:id="199" w:author="Yang,Qianhui (EID)" w:date="2018-06-19T14:56:00Z">
        <w:r w:rsidR="00864F49">
          <w:rPr>
            <w:rFonts w:eastAsia="Times New Roman"/>
            <w:noProof/>
          </w:rPr>
          <w:t xml:space="preserve">review from </w:t>
        </w:r>
      </w:ins>
      <w:r w:rsidR="00864F49" w:rsidRPr="00864F49">
        <w:rPr>
          <w:rFonts w:eastAsia="Times New Roman"/>
          <w:noProof/>
        </w:rPr>
        <w:t>Nishizawa 2001)</w:t>
      </w:r>
      <w:ins w:id="200" w:author="Yang,Qianhui (EID)" w:date="2018-06-18T23:41:00Z">
        <w:r w:rsidR="00DF7BC7">
          <w:rPr>
            <w:rFonts w:eastAsia="Times New Roman"/>
          </w:rPr>
          <w:fldChar w:fldCharType="end"/>
        </w:r>
      </w:ins>
      <w:ins w:id="201" w:author="Yang,Qianhui (EID)" w:date="2018-06-18T23:25:00Z">
        <w:r w:rsidRPr="00804512">
          <w:rPr>
            <w:rFonts w:eastAsia="Times New Roman"/>
          </w:rPr>
          <w:t>.</w:t>
        </w:r>
      </w:ins>
      <w:ins w:id="202" w:author="Yang,Qianhui (EID)" w:date="2018-06-19T15:00:00Z">
        <w:r w:rsidR="00864F49">
          <w:rPr>
            <w:rFonts w:eastAsia="Times New Roman"/>
          </w:rPr>
          <w:t>Among different gluta</w:t>
        </w:r>
      </w:ins>
      <w:ins w:id="203" w:author="Yang,Qianhui (EID)" w:date="2018-06-19T15:02:00Z">
        <w:r w:rsidR="00864F49">
          <w:rPr>
            <w:rFonts w:eastAsia="Times New Roman"/>
          </w:rPr>
          <w:t>mate receptors,</w:t>
        </w:r>
      </w:ins>
      <w:ins w:id="204" w:author="Yang,Qianhui (EID)" w:date="2018-06-18T23:25:00Z">
        <w:r w:rsidRPr="00804512">
          <w:rPr>
            <w:rFonts w:eastAsia="Times New Roman"/>
          </w:rPr>
          <w:t xml:space="preserve"> the activation of NMDA receptors appears to be primarily responsible for excitotoxicity by excess glutamate by leading to the excessive Ca</w:t>
        </w:r>
        <w:r w:rsidRPr="00804512">
          <w:rPr>
            <w:rFonts w:eastAsia="Times New Roman"/>
            <w:vertAlign w:val="superscript"/>
          </w:rPr>
          <w:t xml:space="preserve">2+ </w:t>
        </w:r>
        <w:r w:rsidRPr="00804512">
          <w:rPr>
            <w:rFonts w:eastAsia="Times New Roman"/>
          </w:rPr>
          <w:t>entry into the cell</w:t>
        </w:r>
      </w:ins>
      <w:ins w:id="205" w:author="Yang,Qianhui (EID)" w:date="2018-06-19T16:00:00Z">
        <w:r w:rsidR="009C5BBB">
          <w:rPr>
            <w:rFonts w:eastAsia="Times New Roman"/>
          </w:rPr>
          <w:fldChar w:fldCharType="begin" w:fldLock="1"/>
        </w:r>
      </w:ins>
      <w:r w:rsidR="00A313DD">
        <w:rPr>
          <w:rFonts w:eastAsia="Times New Roman"/>
        </w:rPr>
        <w:instrText>ADDIN CSL_CITATION {"citationItems":[{"id":"ITEM-1","itemData":{"DOI":"10.1056/NEJM199403033300907","ISBN":"0270-6474 (Print)\\r0270-6474 (Linking)","ISSN":"0270-6474","PMID":"8097530","abstract":"To examine the role of Ca2+ in early neuronal death, we studied the impact of free intracellular calcium concentration ([Ca2+]i) on survivability in populations of cultured mouse spinal neurons. We asked whether early neurotoxicity was triggered by Ca2+ influx, whether elevated [Ca2+]i was a predictive indicator of impending neuronal death, and whether factors other than [Ca2+]i increases influenced Ca2+ neurotoxicity. We found that when neurons were lethally challenged with excitatory amino acids or high K+, they experienced a biphasic [Ca2+]i increase characterized by a primary [Ca2+]i transient that decayed within minutes, followed by a secondary, sustained, and irreversible [Ca2+]i rise that indicated imminent cell death. We showed that in the case of glutamate-triggered neurotoxicity, processes triggering eventual cell death required Ca2+ influx, and that neurotoxicity was a function of the transmembrane Ca2+ gradient. Fura-2 Ca2+ imaging revealed a \"ceiling\" on measurable changes in [Ca2+]i that contributed to the difficulty in relating [Ca2+]i to neurotoxicity. We found, by evoking Ca2+ influx into neurons through different pathways, that the chief determinants of Ca2+ neurotoxicity were the Ca2+ source and the duration of the Ca2+ challenge. When Ca2+ source and challenge duration were taken into account, a statistically significant relationship between measured [Ca2+]i and cell death was uncovered, although the likelihood of neuronal death depended much more on Ca2+ source than on the magnitude of the measured [Ca2+]i increase. Thus, neurotoxicity evoked by glutamate far exceeded that evoked by membrane depolarization with high K+ when [Ca2+]i was made to increase equally in both groups. The neurotoxicity of glutamate was triggered primarily by Ca2+ influx through NMDA receptor channels, and exceeded that triggered by non-NMDA receptors and Ca2+ channels when [Ca2+]i was made to rise equally through these separate pathways. The greater neurotoxicity triggered by NMDA receptors was related to some attribute other than an ability to trigger greater [Ca2+]i increases as compared with other Ca2+ sources. We hypothesize that this represents a physical colocalization of NMDA receptors with Ca(2+)-dependent rate-limiting processes that trigger early neuronal degeneration.","author":[{"dropping-particle":"","family":"Tymianski","given":"Michael","non-dropping-particle":"","parse-names":false,"suffix":""},{"dropping-particle":"","family":"Charlton","given":"Milton P","non-dropping-particle":"","parse-names":false,"suffix":""},{"dropping-particle":"","family":"Carlen","given":"Peter L","non-dropping-particle":"","parse-names":false,"suffix":""},{"dropping-particle":"","family":"Tator","given":"C H","non-dropping-particle":"","parse-names":false,"suffix":""}],"container-title":"The Journal of neuroscience : the official journal of the Society for Neuroscience","id":"ITEM-1","issue":"5","issued":{"date-parts":[["1993"]]},"page":"2085-2104","title":"Source specificity of early calcium neurotoxicity in cultured embryonic spinal neurons.","type":"article-journal","volume":"13"},"uris":["http://www.mendeley.com/documents/?uuid=7905763f-4c87-4c41-9091-1c80da436d9d"]},{"id":"ITEM-2","itemData":{"DOI":"10.1016/0006-8993(91)91140-V","ISSN":"00068993","PMID":"1678302","abstract":"The quinoxalinedione, 6-cyano-7-nitroquinoxaline-2,3-dione (CNQX), has been introduced as a relatively selective antagonist of non-N-methyl-d-aspartate (non-NMDA) glutamate receptors. We studied the ability of CNQX to block excitatory amino acid-induced neurotoxicity in murine cortical cell cultures. 100 μM CNQX blocked the acute neuronal swelling induced by 500 μM kainate, but it also attenuated the swelling and degeneration induced by 500 μM NMDA. Addition of 1 mM glycine to the CNQX eliminated antagonism of NMDA toxicity while preserving antagonism of the neuronal degeneration induced by kainate or AMPA. This selective non-NMDA antagonist combination of CNQX plus glycine substantially attenuated the acute neuronal swelling induced by brief exposure to 500 μM glutamate, but had little effect on subsequent late degeneration, supporting the conclusion that rapidly triggered glutamate-induced cortical neuronal death is predominantly mediated by NMDA receptors. © 1991.","author":[{"dropping-particle":"","family":"Koh","given":"Jae young","non-dropping-particle":"","parse-names":false,"suffix":""},{"dropping-particle":"","family":"Choi","given":"Dennis W.","non-dropping-particle":"","parse-names":false,"suffix":""}],"container-title":"Brain Research","id":"ITEM-2","issue":"1-2","issued":{"date-parts":[["1991"]]},"page":"318-321","title":"Selective blockade of non-NMDA receptors does not block rapidly triggered glutamate-induced neuronal death","type":"article-journal","volume":"548"},"uris":["http://www.mendeley.com/documents/?uuid=20d775e3-fcca-400d-8fab-e793386ace59"]}],"mendeley":{"formattedCitation":"(Tymianski et al. 1993; Koh and Choi 1991)","plainTextFormattedCitation":"(Tymianski et al. 1993; Koh and Choi 1991)","previouslyFormattedCitation":"(Tymianski et al. 1993; Koh and Choi 1991)"},"properties":{"noteIndex":0},"schema":"https://github.com/citation-style-language/schema/raw/master/csl-citation.json"}</w:instrText>
      </w:r>
      <w:r w:rsidR="009C5BBB">
        <w:rPr>
          <w:rFonts w:eastAsia="Times New Roman"/>
        </w:rPr>
        <w:fldChar w:fldCharType="separate"/>
      </w:r>
      <w:r w:rsidR="009C5BBB" w:rsidRPr="009C5BBB">
        <w:rPr>
          <w:rFonts w:eastAsia="Times New Roman"/>
          <w:noProof/>
        </w:rPr>
        <w:t>(</w:t>
      </w:r>
      <w:proofErr w:type="spellStart"/>
      <w:r w:rsidR="009C5BBB" w:rsidRPr="009C5BBB">
        <w:rPr>
          <w:rFonts w:eastAsia="Times New Roman"/>
          <w:noProof/>
        </w:rPr>
        <w:t>Tymianski</w:t>
      </w:r>
      <w:proofErr w:type="spellEnd"/>
      <w:r w:rsidR="009C5BBB" w:rsidRPr="009C5BBB">
        <w:rPr>
          <w:rFonts w:eastAsia="Times New Roman"/>
          <w:noProof/>
        </w:rPr>
        <w:t xml:space="preserve"> et al. 1993; Koh and Choi 1991)</w:t>
      </w:r>
      <w:ins w:id="206" w:author="Yang,Qianhui (EID)" w:date="2018-06-19T16:00:00Z">
        <w:r w:rsidR="009C5BBB">
          <w:rPr>
            <w:rFonts w:eastAsia="Times New Roman"/>
          </w:rPr>
          <w:fldChar w:fldCharType="end"/>
        </w:r>
      </w:ins>
      <w:ins w:id="207" w:author="Yang,Qianhui (EID)" w:date="2018-06-18T23:25:00Z">
        <w:r w:rsidRPr="00804512">
          <w:rPr>
            <w:rFonts w:eastAsia="Times New Roman"/>
          </w:rPr>
          <w:t xml:space="preserve">. </w:t>
        </w:r>
      </w:ins>
    </w:p>
    <w:p w14:paraId="443B5EB4" w14:textId="011DC2AD" w:rsidR="00AD7EC9" w:rsidRPr="00086953" w:rsidRDefault="00AD7EC9" w:rsidP="00AD7EC9">
      <w:pPr>
        <w:spacing w:line="480" w:lineRule="auto"/>
        <w:rPr>
          <w:ins w:id="208" w:author="Yang,Qianhui (EID)" w:date="2018-06-18T23:25:00Z"/>
          <w:rFonts w:eastAsia="Times New Roman"/>
          <w:highlight w:val="yellow"/>
          <w:rPrChange w:id="209" w:author="Yang,Qianhui (EID)" w:date="2018-06-19T16:58:00Z">
            <w:rPr>
              <w:ins w:id="210" w:author="Yang,Qianhui (EID)" w:date="2018-06-18T23:25:00Z"/>
              <w:rFonts w:eastAsia="Times New Roman"/>
            </w:rPr>
          </w:rPrChange>
        </w:rPr>
      </w:pPr>
      <w:ins w:id="211" w:author="Yang,Qianhui (EID)" w:date="2018-06-18T23:25:00Z">
        <w:r w:rsidRPr="00804512">
          <w:rPr>
            <w:rFonts w:eastAsia="Times New Roman"/>
          </w:rPr>
          <w:tab/>
          <w:t>Related to our studies, glutamate has been found to induce cofilin-actin rods in over 80% of hippocampal neurons 7 DIV working via AMPAR but not NMDA</w:t>
        </w:r>
      </w:ins>
      <w:ins w:id="212" w:author="Yang,Qianhui (EID)" w:date="2018-06-19T16:41:00Z">
        <w:r w:rsidR="00A313DD">
          <w:rPr>
            <w:rFonts w:eastAsia="Times New Roman"/>
          </w:rPr>
          <w:t>R</w:t>
        </w:r>
      </w:ins>
      <w:ins w:id="213" w:author="Yang,Qianhui (EID)" w:date="2018-06-19T16:53:00Z">
        <w:r w:rsidR="00086953">
          <w:rPr>
            <w:rFonts w:eastAsia="Times New Roman"/>
          </w:rPr>
          <w:t xml:space="preserve"> and are not Ca</w:t>
        </w:r>
        <w:r w:rsidR="00086953">
          <w:rPr>
            <w:rFonts w:eastAsia="Times New Roman"/>
            <w:vertAlign w:val="superscript"/>
          </w:rPr>
          <w:t>2+</w:t>
        </w:r>
        <w:r w:rsidR="00086953">
          <w:rPr>
            <w:rFonts w:eastAsia="Times New Roman"/>
          </w:rPr>
          <w:t xml:space="preserve"> dependent</w:t>
        </w:r>
      </w:ins>
      <w:ins w:id="214" w:author="Yang,Qianhui (EID)" w:date="2018-06-19T16:41:00Z">
        <w:r w:rsidR="00A313DD">
          <w:rPr>
            <w:rFonts w:eastAsia="Times New Roman"/>
          </w:rPr>
          <w:fldChar w:fldCharType="begin" w:fldLock="1"/>
        </w:r>
      </w:ins>
      <w:r w:rsidR="00A313DD">
        <w:rPr>
          <w:rFonts w:eastAsia="Times New Roman"/>
        </w:rPr>
        <w:instrText>ADDIN CSL_CITATION {"citationItems":[{"id":"ITEM-1","itemData":{"DOI":"10.1523/JNEUROSCI.6020-11.2012","ISBN":"1529-2401 (Electronic)\\r0270-6474 (Linking)","ISSN":"0270-6474","PMID":"22573689","abstract":"Rod-shaped aggregates (\"rods\"), containing equimolar actin and the actin dynamizing protein cofilin, appear in neurons following a wide variety of potentially oxidative stress: simulated microischemia, cofilin overexpression, and exposure to peroxide, excess glutamate, or the dimer/trimer forms of amyloid-beta peptide (Abetad/t), the most synaptotoxic Abeta species. These rods are initially reversible and neuroprotective, but if they persist in neurites, the synapses degenerate without neurons dying. Herein we report evidence that rod formation depends on the generation of intermolecular disulfide bonds in cofilin. Of four Cys-to-Ala cofilin mutations expressed in rat E18 hippocampal neurons, only the mutant incapable of forming intermolecular bonds (CC39,147AA) has significantly reduced ability to incorporate into rods. Rod regions show unusually high oxidation levels. Rods, isolated from stressed neurons, contain dithiothreitol-sensitive multimeric forms of cofilin, predominantly dimer. Oligomerization of cofilin in cells represents one more mechanism for regulating the actin dynamizing activity of cofilin and probably underlies synaptic loss.","author":[{"dropping-particle":"","family":"Bernstein","given":"B. W.","non-dropping-particle":"","parse-names":false,"suffix":""},{"dropping-particle":"","family":"Shaw","given":"A. E.","non-dropping-particle":"","parse-names":false,"suffix":""},{"dropping-particle":"","family":"Minamide","given":"L. S.","non-dropping-particle":"","parse-names":false,"suffix":""},{"dropping-particle":"","family":"Pak","given":"C. W.","non-dropping-particle":"","parse-names":false,"suffix":""},{"dropping-particle":"","family":"Bamburg","given":"J. R.","non-dropping-particle":"","parse-names":false,"suffix":""}],"container-title":"Journal of Neuroscience","id":"ITEM-1","issue":"19","issued":{"date-parts":[["2012"]]},"page":"6670-6681","title":"Incorporation of Cofilin into Rods Depends on Disulfide Intermolecular Bonds: Implications for Actin Regulation and Neurodegenerative Disease","type":"article-journal","volume":"32"},"uris":["http://www.mendeley.com/documents/?uuid=35c12ecc-689f-4035-9083-a34acd530d26"]}],"mendeley":{"formattedCitation":"(Bernstein et al. 2012)","plainTextFormattedCitation":"(Bernstein et al. 2012)","previouslyFormattedCitation":"(Bernstein et al. 2012)"},"properties":{"noteIndex":0},"schema":"https://github.com/citation-style-language/schema/raw/master/csl-citation.json"}</w:instrText>
      </w:r>
      <w:r w:rsidR="00A313DD">
        <w:rPr>
          <w:rFonts w:eastAsia="Times New Roman"/>
        </w:rPr>
        <w:fldChar w:fldCharType="separate"/>
      </w:r>
      <w:r w:rsidR="00A313DD" w:rsidRPr="00A313DD">
        <w:rPr>
          <w:rFonts w:eastAsia="Times New Roman"/>
          <w:noProof/>
        </w:rPr>
        <w:t>(Bernstein et al. 2012)</w:t>
      </w:r>
      <w:ins w:id="215" w:author="Yang,Qianhui (EID)" w:date="2018-06-19T16:41:00Z">
        <w:r w:rsidR="00A313DD">
          <w:rPr>
            <w:rFonts w:eastAsia="Times New Roman"/>
          </w:rPr>
          <w:fldChar w:fldCharType="end"/>
        </w:r>
      </w:ins>
      <w:ins w:id="216" w:author="Yang,Qianhui (EID)" w:date="2018-06-18T23:25:00Z">
        <w:r w:rsidRPr="00804512">
          <w:rPr>
            <w:rFonts w:eastAsia="Times New Roman"/>
          </w:rPr>
          <w:t>.</w:t>
        </w:r>
        <w:r>
          <w:rPr>
            <w:rFonts w:eastAsia="Times New Roman"/>
          </w:rPr>
          <w:t xml:space="preserve"> </w:t>
        </w:r>
      </w:ins>
      <w:ins w:id="217" w:author="Yang,Qianhui (EID)" w:date="2018-06-19T16:44:00Z">
        <w:r w:rsidR="00A313DD">
          <w:rPr>
            <w:rFonts w:eastAsia="Times New Roman"/>
          </w:rPr>
          <w:t>While</w:t>
        </w:r>
      </w:ins>
      <w:ins w:id="218" w:author="Yang,Qianhui (EID)" w:date="2018-06-19T16:49:00Z">
        <w:r w:rsidR="00A313DD">
          <w:rPr>
            <w:rFonts w:eastAsia="Times New Roman"/>
          </w:rPr>
          <w:t xml:space="preserve"> </w:t>
        </w:r>
        <w:r w:rsidR="00A313DD">
          <w:rPr>
            <w:rFonts w:eastAsia="Times New Roman"/>
          </w:rPr>
          <w:fldChar w:fldCharType="begin" w:fldLock="1"/>
        </w:r>
      </w:ins>
      <w:ins w:id="219" w:author="Yang,Qianhui (EID)" w:date="2018-06-19T16:50:00Z">
        <w:r w:rsidR="00A313DD">
          <w:rPr>
            <w:rFonts w:eastAsia="Times New Roman"/>
          </w:rPr>
          <w:instrText>ADDIN CSL_CITATION {"citationItems":[{"id":"ITEM-1","itemData":{"DOI":"10.1016/j.brainres.2012.08.054","ISSN":"00068993","PMID":"22981401","abstract":"Cofilin is the major actin-depolymerizing factor in the CNS for the regulation of actin dynamics. Neurodegenerative stimuli can induce the formation of cofilin rod, a pathological structure composed of cofilin and actin. The formation of cofilin rod was found to disrupt synapse function and cause neurite loss. The aim of the present study is to study the whole process of cofilin rod formation pattern in cultured hippocampal neurons under excitotoxic stimulation and to explore its underlying pharmacological mechanism. By using live cell imaging of neurons overexpressing EGFP-tagged wild type cofilin, we found a two-phase pattern of rod formation induced by glutamate stimulation. The early phase of rod formation occurred shortly after stimulation (</w:instrText>
        </w:r>
        <w:r w:rsidR="00A313DD">
          <w:rPr>
            <w:rFonts w:ascii="Cambria Math" w:eastAsia="Times New Roman" w:hAnsi="Cambria Math" w:cs="Cambria Math"/>
          </w:rPr>
          <w:instrText>∼</w:instrText>
        </w:r>
        <w:r w:rsidR="00A313DD">
          <w:rPr>
            <w:rFonts w:eastAsia="Times New Roman"/>
          </w:rPr>
          <w:instrText>0.5 h) but quickly dissolved within 2 h. The second phase happened within a much longer time window, 8 h after stimulation. Immunostaining of endogenous cofilin in neurons also confirmed this glutamate stimulation induced two-phase rod formation pattern. The first phase was co-related with intracellular calcium concentration and pH increase while the second phase was not. These two phases of cofilin rod formation induced by glutamate stimulation was antagonized by both non-NMDA and NMDA receptor antagonist DNQX and AP5, respectively. Our results for the first time demonstrate the dynamic cofilin rod formation pattern under stress stimulation in detail by time lapse imaging. These findings reveal a novel time course of excitotoxicity induced neuronal damage and indicate a potential target of neuropathy treatment of neurodegenerative diseases. © 2012 Elsevier B.V. All rights reserved.","author":[{"dropping-particle":"","family":"Chen","given":"Ben","non-dropping-particle":"","parse-names":false,"suffix":""},{"dropping-particle":"","family":"Jiang","given":"Min","non-dropping-particle":"","parse-names":false,"suffix":""},{"dropping-particle":"","family":"Zhou","given":"Mi","non-dropping-particle":"","parse-names":false,"suffix":""},{"dropping-particle":"","family":"Chen","given":"Lulan","non-dropping-particle":"","parse-names":false,"suffix":""},{"dropping-particle":"","family":"Liu","given":"Xu","non-dropping-particle":"","parse-names":false,"suffix":""},{"dropping-particle":"","family":"Wang","given":"Xin","non-dropping-particle":"","parse-names":false,"suffix":""},{"dropping-particle":"","family":"Wang","given":"Yun","non-dropping-particle":"","parse-names":false,"suffix":""}],"container-title":"Brain Research","id":"ITEM-1","issued":{"date-parts":[["2012"]]},"page":"1-13","publisher":"Elsevier","title":"Both NMDA and non-NMDA receptors mediate glutamate stimulation induced cofilin rod formation in cultured hippocampal neurons","type":"article-journal","volume":"1486"},"uris":["http://www.mendeley.com/documents/?uuid=da7ddf75-19a3-44bb-9b1d-01cf0f6914bb"]}],"mendeley":{"formattedCitation":"(Chen et al. 2012)","manualFormatting":"(Chen et al.)","plainTextFormattedCitation":"(Chen et al. 2012)"},"properties":{"noteIndex":0},"schema":"https://github.com/citation-style-language/schema/raw/master/csl-citation.json"}</w:instrText>
        </w:r>
      </w:ins>
      <w:del w:id="220" w:author="Yang,Qianhui (EID)" w:date="2018-06-19T16:50:00Z">
        <w:r w:rsidR="00A313DD" w:rsidDel="00A313DD">
          <w:rPr>
            <w:rFonts w:eastAsia="Times New Roman"/>
          </w:rPr>
          <w:delInstrText>ADDIN CSL_CITATION {"citationItems":[{"id":"ITEM-1","itemData":{"DOI":"10.1016/j.brainres.2012.08.054","ISSN":"00068993","PMID":"22981401","abstract":"Cofilin is the major actin-depolymerizing factor in the CNS for the regulation of actin dynamics. Neurodegenerative stimuli can induce the formation of cofilin rod, a pathological structure composed of cofilin and actin. The formation of cofilin rod was found to disrupt synapse function and cause neurite loss. The aim of the present study is to study the whole process of cofilin rod formation pattern in cultured hippocampal neurons under excitotoxic stimulation and to explore its underlying pharmacological mechanism. By using live cell imaging of neurons overexpressing EGFP-tagged wild type cofilin, we found a two-phase pattern of rod formation induced by glutamate stimulation. The early phase of rod formation occurred shortly after stimulation (</w:delInstrText>
        </w:r>
        <w:r w:rsidR="00A313DD" w:rsidDel="00A313DD">
          <w:rPr>
            <w:rFonts w:ascii="Cambria Math" w:eastAsia="Times New Roman" w:hAnsi="Cambria Math" w:cs="Cambria Math"/>
          </w:rPr>
          <w:delInstrText>∼</w:delInstrText>
        </w:r>
        <w:r w:rsidR="00A313DD" w:rsidDel="00A313DD">
          <w:rPr>
            <w:rFonts w:eastAsia="Times New Roman"/>
          </w:rPr>
          <w:delInstrText>0.5 h) but quickly dissolved within 2 h. The second phase happened within a much longer time window, 8 h after stimulation. Immunostaining of endogenous cofilin in neurons also confirmed this glutamate stimulation induced two-phase rod formation pattern. The first phase was co-related with intracellular calcium concentration and pH increase while the second phase was not. These two phases of cofilin rod formation induced by glutamate stimulation was antagonized by both non-NMDA and NMDA receptor antagonist DNQX and AP5, respectively. Our results for the first time demonstrate the dynamic cofilin rod formation pattern under stress stimulation in detail by time lapse imaging. These findings reveal a novel time course of excitotoxicity induced neuronal damage and indicate a potential target of neuropathy treatment of neurodegenerative diseases. © 2012 Elsevier B.V. All rights reserved.","author":[{"dropping-particle":"","family":"Chen","given":"Ben","non-dropping-particle":"","parse-names":false,"suffix":""},{"dropping-particle":"","family":"Jiang","given":"Min","non-dropping-particle":"","parse-names":false,"suffix":""},{"dropping-particle":"","family":"Zhou","given":"Mi","non-dropping-particle":"","parse-names":false,"suffix":""},{"dropping-particle":"","family":"Chen","given":"Lulan","non-dropping-particle":"","parse-names":false,"suffix":""},{"dropping-particle":"","family":"Liu","given":"Xu","non-dropping-particle":"","parse-names":false,"suffix":""},{"dropping-particle":"","family":"Wang","given":"Xin","non-dropping-particle":"","parse-names":false,"suffix":""},{"dropping-particle":"","family":"Wang","given":"Yun","non-dropping-particle":"","parse-names":false,"suffix":""}],"container-title":"Brain Research","id":"ITEM-1","issued":{"date-parts":[["2012"]]},"page":"1-13","publisher":"Elsevier","title":"Both NMDA and non-NMDA receptors mediate glutamate stimulation induced cofilin rod formation in cultured hippocampal neurons","type":"article-journal","volume":"1486"},"uris":["http://www.mendeley.com/documents/?uuid=da7ddf75-19a3-44bb-9b1d-01cf0f6914bb"]}],"mendeley":{"formattedCitation":"(Chen et al. 2012)","plainTextFormattedCitation":"(Chen et al. 2012)"},"properties":{"noteIndex":0},"schema":"https://github.com/citation-style-language/schema/raw/master/csl-citation.json"}</w:delInstrText>
        </w:r>
      </w:del>
      <w:r w:rsidR="00A313DD">
        <w:rPr>
          <w:rFonts w:eastAsia="Times New Roman"/>
        </w:rPr>
        <w:fldChar w:fldCharType="separate"/>
      </w:r>
      <w:r w:rsidR="00A313DD" w:rsidRPr="00A313DD">
        <w:rPr>
          <w:rFonts w:eastAsia="Times New Roman"/>
          <w:noProof/>
        </w:rPr>
        <w:t>(Chen et al.</w:t>
      </w:r>
      <w:del w:id="221" w:author="Yang,Qianhui (EID)" w:date="2018-06-19T16:49:00Z">
        <w:r w:rsidR="00A313DD" w:rsidRPr="00A313DD" w:rsidDel="00A313DD">
          <w:rPr>
            <w:rFonts w:eastAsia="Times New Roman"/>
            <w:noProof/>
          </w:rPr>
          <w:delText xml:space="preserve"> 2012</w:delText>
        </w:r>
      </w:del>
      <w:r w:rsidR="00A313DD" w:rsidRPr="00A313DD">
        <w:rPr>
          <w:rFonts w:eastAsia="Times New Roman"/>
          <w:noProof/>
        </w:rPr>
        <w:t>)</w:t>
      </w:r>
      <w:ins w:id="222" w:author="Yang,Qianhui (EID)" w:date="2018-06-19T16:49:00Z">
        <w:r w:rsidR="00A313DD">
          <w:rPr>
            <w:rFonts w:eastAsia="Times New Roman"/>
          </w:rPr>
          <w:fldChar w:fldCharType="end"/>
        </w:r>
      </w:ins>
      <w:ins w:id="223" w:author="Yang,Qianhui (EID)" w:date="2018-06-19T16:51:00Z">
        <w:r w:rsidR="00A313DD">
          <w:rPr>
            <w:rFonts w:eastAsia="Times New Roman"/>
          </w:rPr>
          <w:t xml:space="preserve"> around the same time </w:t>
        </w:r>
      </w:ins>
      <w:ins w:id="224" w:author="Yang,Qianhui (EID)" w:date="2018-06-19T16:44:00Z">
        <w:r w:rsidR="00A313DD">
          <w:rPr>
            <w:rFonts w:eastAsia="Times New Roman"/>
          </w:rPr>
          <w:t>ha</w:t>
        </w:r>
      </w:ins>
      <w:ins w:id="225" w:author="Yang,Qianhui (EID)" w:date="2018-06-19T16:48:00Z">
        <w:r w:rsidR="00A313DD">
          <w:rPr>
            <w:rFonts w:eastAsia="Times New Roman"/>
          </w:rPr>
          <w:t xml:space="preserve">s </w:t>
        </w:r>
      </w:ins>
      <w:ins w:id="226" w:author="Yang,Qianhui (EID)" w:date="2018-06-19T16:44:00Z">
        <w:r w:rsidR="00A313DD">
          <w:rPr>
            <w:rFonts w:eastAsia="Times New Roman"/>
          </w:rPr>
          <w:t xml:space="preserve">discovered that </w:t>
        </w:r>
      </w:ins>
      <w:ins w:id="227" w:author="Yang,Qianhui (EID)" w:date="2018-06-19T16:45:00Z">
        <w:r w:rsidR="00A313DD">
          <w:rPr>
            <w:rFonts w:eastAsia="Times New Roman"/>
          </w:rPr>
          <w:t>glutamate could induce</w:t>
        </w:r>
      </w:ins>
      <w:ins w:id="228" w:author="Yang,Qianhui (EID)" w:date="2018-06-19T16:46:00Z">
        <w:r w:rsidR="00A313DD">
          <w:rPr>
            <w:rFonts w:eastAsia="Times New Roman"/>
          </w:rPr>
          <w:t xml:space="preserve"> rods in rods in 2 phases</w:t>
        </w:r>
      </w:ins>
      <w:ins w:id="229" w:author="Yang,Qianhui (EID)" w:date="2018-06-19T16:51:00Z">
        <w:r w:rsidR="00A313DD">
          <w:rPr>
            <w:rFonts w:eastAsia="Times New Roman"/>
          </w:rPr>
          <w:t xml:space="preserve">; </w:t>
        </w:r>
      </w:ins>
      <w:ins w:id="230" w:author="Yang,Qianhui (EID)" w:date="2018-06-19T16:46:00Z">
        <w:r w:rsidR="00A313DD">
          <w:rPr>
            <w:rFonts w:eastAsia="Times New Roman"/>
          </w:rPr>
          <w:t xml:space="preserve">one </w:t>
        </w:r>
      </w:ins>
      <w:ins w:id="231" w:author="Yang,Qianhui (EID)" w:date="2018-06-19T16:48:00Z">
        <w:r w:rsidR="00A313DD">
          <w:rPr>
            <w:rFonts w:eastAsia="Times New Roman"/>
          </w:rPr>
          <w:t xml:space="preserve">formed about 1 h after the treatment, and the second phase start </w:t>
        </w:r>
      </w:ins>
      <w:ins w:id="232" w:author="Yang,Qianhui (EID)" w:date="2018-06-19T16:49:00Z">
        <w:r w:rsidR="00A313DD">
          <w:rPr>
            <w:rFonts w:eastAsia="Times New Roman"/>
          </w:rPr>
          <w:t>a</w:t>
        </w:r>
      </w:ins>
      <w:ins w:id="233" w:author="Yang,Qianhui (EID)" w:date="2018-06-19T16:50:00Z">
        <w:r w:rsidR="00A313DD">
          <w:rPr>
            <w:rFonts w:eastAsia="Times New Roman"/>
          </w:rPr>
          <w:t>t 8h after treatment.</w:t>
        </w:r>
      </w:ins>
      <w:ins w:id="234" w:author="Yang,Qianhui (EID)" w:date="2018-06-19T16:51:00Z">
        <w:r w:rsidR="00A313DD">
          <w:rPr>
            <w:rFonts w:eastAsia="Times New Roman"/>
          </w:rPr>
          <w:t xml:space="preserve"> Besides, </w:t>
        </w:r>
      </w:ins>
      <w:ins w:id="235" w:author="Yang,Qianhui (EID)" w:date="2018-06-19T16:54:00Z">
        <w:r w:rsidR="00086953">
          <w:rPr>
            <w:rFonts w:eastAsia="Times New Roman"/>
          </w:rPr>
          <w:t xml:space="preserve">they also discovered that </w:t>
        </w:r>
      </w:ins>
      <w:ins w:id="236" w:author="Yang,Qianhui (EID)" w:date="2018-06-19T16:51:00Z">
        <w:r w:rsidR="00A313DD">
          <w:rPr>
            <w:rFonts w:eastAsia="Times New Roman"/>
          </w:rPr>
          <w:t xml:space="preserve">in both phase, glutamate induced rods </w:t>
        </w:r>
      </w:ins>
      <w:ins w:id="237" w:author="Yang,Qianhui (EID)" w:date="2018-06-19T16:54:00Z">
        <w:r w:rsidR="00086953">
          <w:rPr>
            <w:rFonts w:eastAsia="Times New Roman"/>
          </w:rPr>
          <w:t xml:space="preserve">in hippocampal neurons 10DIV </w:t>
        </w:r>
      </w:ins>
      <w:ins w:id="238" w:author="Yang,Qianhui (EID)" w:date="2018-06-19T16:51:00Z">
        <w:r w:rsidR="00A313DD">
          <w:rPr>
            <w:rFonts w:eastAsia="Times New Roman"/>
          </w:rPr>
          <w:t xml:space="preserve">depend on </w:t>
        </w:r>
      </w:ins>
      <w:ins w:id="239" w:author="Yang,Qianhui (EID)" w:date="2018-06-19T16:52:00Z">
        <w:r w:rsidR="00086953">
          <w:rPr>
            <w:rFonts w:eastAsia="Times New Roman"/>
          </w:rPr>
          <w:t>both AMPA and NMDA receptors</w:t>
        </w:r>
      </w:ins>
      <w:ins w:id="240" w:author="Yang,Qianhui (EID)" w:date="2018-06-19T16:54:00Z">
        <w:r w:rsidR="00086953">
          <w:rPr>
            <w:rFonts w:eastAsia="Times New Roman"/>
          </w:rPr>
          <w:t xml:space="preserve"> to form</w:t>
        </w:r>
      </w:ins>
      <w:ins w:id="241" w:author="Yang,Qianhui (EID)" w:date="2018-06-19T16:52:00Z">
        <w:r w:rsidR="00086953">
          <w:rPr>
            <w:rFonts w:eastAsia="Times New Roman"/>
          </w:rPr>
          <w:t>.</w:t>
        </w:r>
      </w:ins>
      <w:ins w:id="242" w:author="Yang,Qianhui (EID)" w:date="2018-06-19T16:53:00Z">
        <w:r w:rsidR="00086953">
          <w:rPr>
            <w:rFonts w:eastAsia="Times New Roman"/>
          </w:rPr>
          <w:t xml:space="preserve"> </w:t>
        </w:r>
      </w:ins>
      <w:ins w:id="243" w:author="Yang,Qianhui (EID)" w:date="2018-06-19T16:57:00Z">
        <w:r w:rsidR="00086953" w:rsidRPr="00086953">
          <w:rPr>
            <w:rFonts w:eastAsia="Times New Roman"/>
            <w:highlight w:val="yellow"/>
            <w:rPrChange w:id="244" w:author="Yang,Qianhui (EID)" w:date="2018-06-19T16:58:00Z">
              <w:rPr>
                <w:rFonts w:eastAsia="Times New Roman"/>
              </w:rPr>
            </w:rPrChange>
          </w:rPr>
          <w:t>Need to add</w:t>
        </w:r>
      </w:ins>
    </w:p>
    <w:p w14:paraId="122A397B" w14:textId="06FA5B47" w:rsidR="00227679" w:rsidRPr="00086953" w:rsidRDefault="00227679" w:rsidP="00484A95">
      <w:pPr>
        <w:spacing w:line="480" w:lineRule="auto"/>
        <w:rPr>
          <w:rFonts w:asciiTheme="majorEastAsia" w:hAnsiTheme="majorEastAsia" w:cstheme="majorEastAsia"/>
          <w:highlight w:val="yellow"/>
          <w:rPrChange w:id="245" w:author="Yang,Qianhui (EID)" w:date="2018-06-19T16:58:00Z">
            <w:rPr>
              <w:rFonts w:asciiTheme="majorEastAsia" w:hAnsiTheme="majorEastAsia" w:cstheme="majorEastAsia"/>
            </w:rPr>
          </w:rPrChange>
        </w:rPr>
      </w:pPr>
    </w:p>
    <w:p w14:paraId="1AE19B8C" w14:textId="77777777" w:rsidR="00704475" w:rsidRPr="00086953" w:rsidRDefault="00704475" w:rsidP="00484A95">
      <w:pPr>
        <w:spacing w:line="480" w:lineRule="auto"/>
        <w:rPr>
          <w:rFonts w:asciiTheme="majorEastAsia" w:hAnsiTheme="majorEastAsia" w:cstheme="majorEastAsia"/>
          <w:highlight w:val="yellow"/>
          <w:rPrChange w:id="246" w:author="Yang,Qianhui (EID)" w:date="2018-06-19T16:58:00Z">
            <w:rPr>
              <w:rFonts w:asciiTheme="majorEastAsia" w:hAnsiTheme="majorEastAsia" w:cstheme="majorEastAsia"/>
            </w:rPr>
          </w:rPrChange>
        </w:rPr>
      </w:pPr>
    </w:p>
    <w:p w14:paraId="429C9FCE" w14:textId="6933B7BA" w:rsidR="003E7C54" w:rsidRPr="00086953" w:rsidDel="00414A1E" w:rsidRDefault="00704475" w:rsidP="00484A95">
      <w:pPr>
        <w:spacing w:line="480" w:lineRule="auto"/>
        <w:rPr>
          <w:del w:id="247" w:author="Yang,Qianhui (EID)" w:date="2018-06-18T15:41:00Z"/>
          <w:rFonts w:asciiTheme="majorEastAsia" w:hAnsiTheme="majorEastAsia" w:cstheme="majorEastAsia"/>
          <w:highlight w:val="yellow"/>
          <w:rPrChange w:id="248" w:author="Yang,Qianhui (EID)" w:date="2018-06-19T16:58:00Z">
            <w:rPr>
              <w:del w:id="249" w:author="Yang,Qianhui (EID)" w:date="2018-06-18T15:41:00Z"/>
              <w:rFonts w:asciiTheme="majorEastAsia" w:hAnsiTheme="majorEastAsia" w:cstheme="majorEastAsia"/>
            </w:rPr>
          </w:rPrChange>
        </w:rPr>
      </w:pPr>
      <w:del w:id="250" w:author="Yang,Qianhui (EID)" w:date="2018-06-18T15:41:00Z">
        <w:r w:rsidRPr="00086953" w:rsidDel="00414A1E">
          <w:rPr>
            <w:rFonts w:asciiTheme="majorEastAsia" w:hAnsiTheme="majorEastAsia" w:cstheme="majorEastAsia"/>
            <w:highlight w:val="yellow"/>
            <w:rPrChange w:id="251" w:author="Yang,Qianhui (EID)" w:date="2018-06-19T16:58:00Z">
              <w:rPr>
                <w:rFonts w:asciiTheme="majorEastAsia" w:hAnsiTheme="majorEastAsia" w:cstheme="majorEastAsia"/>
              </w:rPr>
            </w:rPrChange>
          </w:rPr>
          <w:delText xml:space="preserve">In addition to its actin binding and assembly regulatory activity, cofilin has other functions. When phosphorylated on ser3, its actin-binding phosphoregulatory site, </w:delText>
        </w:r>
        <w:r w:rsidR="003E7C54" w:rsidRPr="00086953" w:rsidDel="00414A1E">
          <w:rPr>
            <w:rFonts w:asciiTheme="majorEastAsia" w:hAnsiTheme="majorEastAsia" w:cstheme="majorEastAsia"/>
            <w:highlight w:val="yellow"/>
            <w:rPrChange w:id="252" w:author="Yang,Qianhui (EID)" w:date="2018-06-19T16:58:00Z">
              <w:rPr>
                <w:rFonts w:asciiTheme="majorEastAsia" w:hAnsiTheme="majorEastAsia" w:cstheme="majorEastAsia"/>
              </w:rPr>
            </w:rPrChange>
          </w:rPr>
          <w:delText>phospho</w:delText>
        </w:r>
        <w:r w:rsidRPr="00086953" w:rsidDel="00414A1E">
          <w:rPr>
            <w:rFonts w:asciiTheme="majorEastAsia" w:hAnsiTheme="majorEastAsia" w:cstheme="majorEastAsia"/>
            <w:highlight w:val="yellow"/>
            <w:rPrChange w:id="253" w:author="Yang,Qianhui (EID)" w:date="2018-06-19T16:58:00Z">
              <w:rPr>
                <w:rFonts w:asciiTheme="majorEastAsia" w:hAnsiTheme="majorEastAsia" w:cstheme="majorEastAsia"/>
              </w:rPr>
            </w:rPrChange>
          </w:rPr>
          <w:delText>-cofilin no longer binds to actin but it will bind to and activate phospholipase D1</w:delText>
        </w:r>
        <w:r w:rsidR="00B464A4" w:rsidRPr="00086953" w:rsidDel="00414A1E">
          <w:rPr>
            <w:rFonts w:asciiTheme="majorEastAsia" w:hAnsiTheme="majorEastAsia" w:cstheme="majorEastAsia"/>
            <w:highlight w:val="yellow"/>
            <w:rPrChange w:id="254" w:author="Yang,Qianhui (EID)" w:date="2018-06-19T16:58:00Z">
              <w:rPr>
                <w:rFonts w:asciiTheme="majorEastAsia" w:hAnsiTheme="majorEastAsia" w:cstheme="majorEastAsia"/>
              </w:rPr>
            </w:rPrChange>
          </w:rPr>
          <w:delText xml:space="preserve"> (Han L, EMBO J</w:delText>
        </w:r>
        <w:r w:rsidR="00DF006F" w:rsidRPr="00086953" w:rsidDel="00414A1E">
          <w:rPr>
            <w:rFonts w:asciiTheme="majorEastAsia" w:hAnsiTheme="majorEastAsia" w:cstheme="majorEastAsia"/>
            <w:highlight w:val="yellow"/>
            <w:rPrChange w:id="255" w:author="Yang,Qianhui (EID)" w:date="2018-06-19T16:58:00Z">
              <w:rPr>
                <w:rFonts w:asciiTheme="majorEastAsia" w:hAnsiTheme="majorEastAsia" w:cstheme="majorEastAsia"/>
              </w:rPr>
            </w:rPrChange>
          </w:rPr>
          <w:delText xml:space="preserve"> 2007)</w:delText>
        </w:r>
        <w:r w:rsidRPr="00086953" w:rsidDel="00414A1E">
          <w:rPr>
            <w:rFonts w:asciiTheme="majorEastAsia" w:hAnsiTheme="majorEastAsia" w:cstheme="majorEastAsia"/>
            <w:highlight w:val="yellow"/>
            <w:rPrChange w:id="256" w:author="Yang,Qianhui (EID)" w:date="2018-06-19T16:58:00Z">
              <w:rPr>
                <w:rFonts w:asciiTheme="majorEastAsia" w:hAnsiTheme="majorEastAsia" w:cstheme="majorEastAsia"/>
              </w:rPr>
            </w:rPrChange>
          </w:rPr>
          <w:delText xml:space="preserve"> and thus </w:delText>
        </w:r>
        <w:r w:rsidR="00DF006F" w:rsidRPr="00086953" w:rsidDel="00414A1E">
          <w:rPr>
            <w:rFonts w:asciiTheme="majorEastAsia" w:hAnsiTheme="majorEastAsia" w:cstheme="majorEastAsia"/>
            <w:highlight w:val="yellow"/>
            <w:rPrChange w:id="257" w:author="Yang,Qianhui (EID)" w:date="2018-06-19T16:58:00Z">
              <w:rPr>
                <w:rFonts w:asciiTheme="majorEastAsia" w:hAnsiTheme="majorEastAsia" w:cstheme="majorEastAsia"/>
              </w:rPr>
            </w:rPrChange>
          </w:rPr>
          <w:delText>increase levels of</w:delText>
        </w:r>
        <w:r w:rsidRPr="00086953" w:rsidDel="00414A1E">
          <w:rPr>
            <w:rFonts w:asciiTheme="majorEastAsia" w:hAnsiTheme="majorEastAsia" w:cstheme="majorEastAsia"/>
            <w:highlight w:val="yellow"/>
            <w:rPrChange w:id="258" w:author="Yang,Qianhui (EID)" w:date="2018-06-19T16:58:00Z">
              <w:rPr>
                <w:rFonts w:asciiTheme="majorEastAsia" w:hAnsiTheme="majorEastAsia" w:cstheme="majorEastAsia"/>
              </w:rPr>
            </w:rPrChange>
          </w:rPr>
          <w:delText xml:space="preserve"> membrane phosphatidic acid</w:delText>
        </w:r>
        <w:r w:rsidR="003E7C54" w:rsidRPr="00086953" w:rsidDel="00414A1E">
          <w:rPr>
            <w:rFonts w:asciiTheme="majorEastAsia" w:hAnsiTheme="majorEastAsia" w:cstheme="majorEastAsia"/>
            <w:highlight w:val="yellow"/>
            <w:rPrChange w:id="259" w:author="Yang,Qianhui (EID)" w:date="2018-06-19T16:58:00Z">
              <w:rPr>
                <w:rFonts w:asciiTheme="majorEastAsia" w:hAnsiTheme="majorEastAsia" w:cstheme="majorEastAsia"/>
              </w:rPr>
            </w:rPrChange>
          </w:rPr>
          <w:delText xml:space="preserve">, which </w:delText>
        </w:r>
        <w:r w:rsidR="00DF006F" w:rsidRPr="00086953" w:rsidDel="00414A1E">
          <w:rPr>
            <w:rFonts w:asciiTheme="majorEastAsia" w:hAnsiTheme="majorEastAsia" w:cstheme="majorEastAsia"/>
            <w:highlight w:val="yellow"/>
            <w:rPrChange w:id="260" w:author="Yang,Qianhui (EID)" w:date="2018-06-19T16:58:00Z">
              <w:rPr>
                <w:rFonts w:asciiTheme="majorEastAsia" w:hAnsiTheme="majorEastAsia" w:cstheme="majorEastAsia"/>
              </w:rPr>
            </w:rPrChange>
          </w:rPr>
          <w:delText>depresses expression of the tumor suppressor protein p53 (Hui L, et al Mol Cell Biol 2004), and also mediates</w:delText>
        </w:r>
        <w:r w:rsidR="003E7C54" w:rsidRPr="00086953" w:rsidDel="00414A1E">
          <w:rPr>
            <w:rFonts w:asciiTheme="majorEastAsia" w:hAnsiTheme="majorEastAsia" w:cstheme="majorEastAsia"/>
            <w:highlight w:val="yellow"/>
            <w:rPrChange w:id="261" w:author="Yang,Qianhui (EID)" w:date="2018-06-19T16:58:00Z">
              <w:rPr>
                <w:rFonts w:asciiTheme="majorEastAsia" w:hAnsiTheme="majorEastAsia" w:cstheme="majorEastAsia"/>
              </w:rPr>
            </w:rPrChange>
          </w:rPr>
          <w:delText xml:space="preserve"> activation of DOCK</w:delText>
        </w:r>
        <w:r w:rsidR="00B464A4" w:rsidRPr="00086953" w:rsidDel="00414A1E">
          <w:rPr>
            <w:rFonts w:asciiTheme="majorEastAsia" w:hAnsiTheme="majorEastAsia" w:cstheme="majorEastAsia"/>
            <w:highlight w:val="yellow"/>
            <w:rPrChange w:id="262" w:author="Yang,Qianhui (EID)" w:date="2018-06-19T16:58:00Z">
              <w:rPr>
                <w:rFonts w:asciiTheme="majorEastAsia" w:hAnsiTheme="majorEastAsia" w:cstheme="majorEastAsia"/>
              </w:rPr>
            </w:rPrChange>
          </w:rPr>
          <w:delText>2, which contains a PA binding domain (Nishikimi A, et al., Science 2009)</w:delText>
        </w:r>
        <w:r w:rsidR="003E7C54" w:rsidRPr="00086953" w:rsidDel="00414A1E">
          <w:rPr>
            <w:rFonts w:asciiTheme="majorEastAsia" w:hAnsiTheme="majorEastAsia" w:cstheme="majorEastAsia"/>
            <w:highlight w:val="yellow"/>
            <w:rPrChange w:id="263" w:author="Yang,Qianhui (EID)" w:date="2018-06-19T16:58:00Z">
              <w:rPr>
                <w:rFonts w:asciiTheme="majorEastAsia" w:hAnsiTheme="majorEastAsia" w:cstheme="majorEastAsia"/>
              </w:rPr>
            </w:rPrChange>
          </w:rPr>
          <w:delText xml:space="preserve">. Cofilin, which has 4 Cys residues, can also form </w:delText>
        </w:r>
        <w:r w:rsidR="00B464A4" w:rsidRPr="00086953" w:rsidDel="00414A1E">
          <w:rPr>
            <w:rFonts w:asciiTheme="majorEastAsia" w:hAnsiTheme="majorEastAsia" w:cstheme="majorEastAsia"/>
            <w:highlight w:val="yellow"/>
            <w:rPrChange w:id="264" w:author="Yang,Qianhui (EID)" w:date="2018-06-19T16:58:00Z">
              <w:rPr>
                <w:rFonts w:asciiTheme="majorEastAsia" w:hAnsiTheme="majorEastAsia" w:cstheme="majorEastAsia"/>
              </w:rPr>
            </w:rPrChange>
          </w:rPr>
          <w:delText>a</w:delText>
        </w:r>
        <w:r w:rsidR="003E7C54" w:rsidRPr="00086953" w:rsidDel="00414A1E">
          <w:rPr>
            <w:rFonts w:asciiTheme="majorEastAsia" w:hAnsiTheme="majorEastAsia" w:cstheme="majorEastAsia"/>
            <w:highlight w:val="yellow"/>
            <w:rPrChange w:id="265" w:author="Yang,Qianhui (EID)" w:date="2018-06-19T16:58:00Z">
              <w:rPr>
                <w:rFonts w:asciiTheme="majorEastAsia" w:hAnsiTheme="majorEastAsia" w:cstheme="majorEastAsia"/>
              </w:rPr>
            </w:rPrChange>
          </w:rPr>
          <w:delText xml:space="preserve"> single or double </w:delText>
        </w:r>
        <w:r w:rsidR="00B464A4" w:rsidRPr="00086953" w:rsidDel="00414A1E">
          <w:rPr>
            <w:rFonts w:asciiTheme="majorEastAsia" w:hAnsiTheme="majorEastAsia" w:cstheme="majorEastAsia"/>
            <w:highlight w:val="yellow"/>
            <w:rPrChange w:id="266" w:author="Yang,Qianhui (EID)" w:date="2018-06-19T16:58:00Z">
              <w:rPr>
                <w:rFonts w:asciiTheme="majorEastAsia" w:hAnsiTheme="majorEastAsia" w:cstheme="majorEastAsia"/>
              </w:rPr>
            </w:rPrChange>
          </w:rPr>
          <w:delText xml:space="preserve">intramolecular </w:delText>
        </w:r>
        <w:r w:rsidR="003E7C54" w:rsidRPr="00086953" w:rsidDel="00414A1E">
          <w:rPr>
            <w:rFonts w:asciiTheme="majorEastAsia" w:hAnsiTheme="majorEastAsia" w:cstheme="majorEastAsia"/>
            <w:highlight w:val="yellow"/>
            <w:rPrChange w:id="267" w:author="Yang,Qianhui (EID)" w:date="2018-06-19T16:58:00Z">
              <w:rPr>
                <w:rFonts w:asciiTheme="majorEastAsia" w:hAnsiTheme="majorEastAsia" w:cstheme="majorEastAsia"/>
              </w:rPr>
            </w:rPrChange>
          </w:rPr>
          <w:delText xml:space="preserve">disulfide bonds. </w:delText>
        </w:r>
        <w:r w:rsidR="00726368" w:rsidRPr="00086953" w:rsidDel="00414A1E">
          <w:rPr>
            <w:rFonts w:asciiTheme="majorEastAsia" w:hAnsiTheme="majorEastAsia" w:cstheme="majorEastAsia"/>
            <w:highlight w:val="yellow"/>
            <w:rPrChange w:id="268" w:author="Yang,Qianhui (EID)" w:date="2018-06-19T16:58:00Z">
              <w:rPr>
                <w:rFonts w:asciiTheme="majorEastAsia" w:hAnsiTheme="majorEastAsia" w:cstheme="majorEastAsia"/>
              </w:rPr>
            </w:rPrChange>
          </w:rPr>
          <w:delText xml:space="preserve">Dephosphorylation of cofilin by slingshot (Woo JA et al., </w:delText>
        </w:r>
        <w:r w:rsidR="00E631CE" w:rsidRPr="00086953" w:rsidDel="00414A1E">
          <w:rPr>
            <w:rFonts w:asciiTheme="majorEastAsia" w:hAnsiTheme="majorEastAsia" w:cstheme="majorEastAsia"/>
            <w:highlight w:val="yellow"/>
            <w:rPrChange w:id="269" w:author="Yang,Qianhui (EID)" w:date="2018-06-19T16:58:00Z">
              <w:rPr>
                <w:rFonts w:asciiTheme="majorEastAsia" w:hAnsiTheme="majorEastAsia" w:cstheme="majorEastAsia"/>
              </w:rPr>
            </w:rPrChange>
          </w:rPr>
          <w:delText>Cell Death Differ 2015) or chronophin (Kim</w:delText>
        </w:r>
        <w:r w:rsidR="00726368" w:rsidRPr="00086953" w:rsidDel="00414A1E">
          <w:rPr>
            <w:rFonts w:asciiTheme="majorEastAsia" w:hAnsiTheme="majorEastAsia" w:cstheme="majorEastAsia"/>
            <w:highlight w:val="yellow"/>
            <w:rPrChange w:id="270" w:author="Yang,Qianhui (EID)" w:date="2018-06-19T16:58:00Z">
              <w:rPr>
                <w:rFonts w:asciiTheme="majorEastAsia" w:hAnsiTheme="majorEastAsia" w:cstheme="majorEastAsia"/>
              </w:rPr>
            </w:rPrChange>
          </w:rPr>
          <w:delText xml:space="preserve"> JE et al., 2010) </w:delText>
        </w:r>
        <w:r w:rsidR="00B464A4" w:rsidRPr="00086953" w:rsidDel="00414A1E">
          <w:rPr>
            <w:rFonts w:asciiTheme="majorEastAsia" w:hAnsiTheme="majorEastAsia" w:cstheme="majorEastAsia"/>
            <w:highlight w:val="yellow"/>
            <w:rPrChange w:id="271" w:author="Yang,Qianhui (EID)" w:date="2018-06-19T16:58:00Z">
              <w:rPr>
                <w:rFonts w:asciiTheme="majorEastAsia" w:hAnsiTheme="majorEastAsia" w:cstheme="majorEastAsia"/>
              </w:rPr>
            </w:rPrChange>
          </w:rPr>
          <w:delText>along with</w:delText>
        </w:r>
        <w:r w:rsidR="00726368" w:rsidRPr="00086953" w:rsidDel="00414A1E">
          <w:rPr>
            <w:rFonts w:asciiTheme="majorEastAsia" w:hAnsiTheme="majorEastAsia" w:cstheme="majorEastAsia"/>
            <w:highlight w:val="yellow"/>
            <w:rPrChange w:id="272" w:author="Yang,Qianhui (EID)" w:date="2018-06-19T16:58:00Z">
              <w:rPr>
                <w:rFonts w:asciiTheme="majorEastAsia" w:hAnsiTheme="majorEastAsia" w:cstheme="majorEastAsia"/>
              </w:rPr>
            </w:rPrChange>
          </w:rPr>
          <w:delText xml:space="preserve"> the </w:delText>
        </w:r>
        <w:r w:rsidR="00B464A4" w:rsidRPr="00086953" w:rsidDel="00414A1E">
          <w:rPr>
            <w:rFonts w:asciiTheme="majorEastAsia" w:hAnsiTheme="majorEastAsia" w:cstheme="majorEastAsia"/>
            <w:highlight w:val="yellow"/>
            <w:rPrChange w:id="273" w:author="Yang,Qianhui (EID)" w:date="2018-06-19T16:58:00Z">
              <w:rPr>
                <w:rFonts w:asciiTheme="majorEastAsia" w:hAnsiTheme="majorEastAsia" w:cstheme="majorEastAsia"/>
              </w:rPr>
            </w:rPrChange>
          </w:rPr>
          <w:delText>oxidation of cysteines to form</w:delText>
        </w:r>
        <w:r w:rsidR="00726368" w:rsidRPr="00086953" w:rsidDel="00414A1E">
          <w:rPr>
            <w:rFonts w:asciiTheme="majorEastAsia" w:hAnsiTheme="majorEastAsia" w:cstheme="majorEastAsia"/>
            <w:highlight w:val="yellow"/>
            <w:rPrChange w:id="274" w:author="Yang,Qianhui (EID)" w:date="2018-06-19T16:58:00Z">
              <w:rPr>
                <w:rFonts w:asciiTheme="majorEastAsia" w:hAnsiTheme="majorEastAsia" w:cstheme="majorEastAsia"/>
              </w:rPr>
            </w:rPrChange>
          </w:rPr>
          <w:delText xml:space="preserve"> i</w:delText>
        </w:r>
        <w:r w:rsidR="009169AB" w:rsidRPr="00086953" w:rsidDel="00414A1E">
          <w:rPr>
            <w:rFonts w:asciiTheme="majorEastAsia" w:hAnsiTheme="majorEastAsia" w:cstheme="majorEastAsia"/>
            <w:highlight w:val="yellow"/>
            <w:rPrChange w:id="275" w:author="Yang,Qianhui (EID)" w:date="2018-06-19T16:58:00Z">
              <w:rPr>
                <w:rFonts w:asciiTheme="majorEastAsia" w:hAnsiTheme="majorEastAsia" w:cstheme="majorEastAsia"/>
              </w:rPr>
            </w:rPrChange>
          </w:rPr>
          <w:delText>ntramole</w:delText>
        </w:r>
        <w:r w:rsidR="00B464A4" w:rsidRPr="00086953" w:rsidDel="00414A1E">
          <w:rPr>
            <w:rFonts w:asciiTheme="majorEastAsia" w:hAnsiTheme="majorEastAsia" w:cstheme="majorEastAsia"/>
            <w:highlight w:val="yellow"/>
            <w:rPrChange w:id="276" w:author="Yang,Qianhui (EID)" w:date="2018-06-19T16:58:00Z">
              <w:rPr>
                <w:rFonts w:asciiTheme="majorEastAsia" w:hAnsiTheme="majorEastAsia" w:cstheme="majorEastAsia"/>
              </w:rPr>
            </w:rPrChange>
          </w:rPr>
          <w:delText>cular disulfide bonds</w:delText>
        </w:r>
        <w:r w:rsidR="009169AB" w:rsidRPr="00086953" w:rsidDel="00414A1E">
          <w:rPr>
            <w:rFonts w:asciiTheme="majorEastAsia" w:hAnsiTheme="majorEastAsia" w:cstheme="majorEastAsia"/>
            <w:highlight w:val="yellow"/>
            <w:rPrChange w:id="277" w:author="Yang,Qianhui (EID)" w:date="2018-06-19T16:58:00Z">
              <w:rPr>
                <w:rFonts w:asciiTheme="majorEastAsia" w:hAnsiTheme="majorEastAsia" w:cstheme="majorEastAsia"/>
              </w:rPr>
            </w:rPrChange>
          </w:rPr>
          <w:delText xml:space="preserve"> decrease</w:delText>
        </w:r>
        <w:r w:rsidR="00B464A4" w:rsidRPr="00086953" w:rsidDel="00414A1E">
          <w:rPr>
            <w:rFonts w:asciiTheme="majorEastAsia" w:hAnsiTheme="majorEastAsia" w:cstheme="majorEastAsia"/>
            <w:highlight w:val="yellow"/>
            <w:rPrChange w:id="278" w:author="Yang,Qianhui (EID)" w:date="2018-06-19T16:58:00Z">
              <w:rPr>
                <w:rFonts w:asciiTheme="majorEastAsia" w:hAnsiTheme="majorEastAsia" w:cstheme="majorEastAsia"/>
              </w:rPr>
            </w:rPrChange>
          </w:rPr>
          <w:delText xml:space="preserve">s cofilin's </w:delText>
        </w:r>
        <w:r w:rsidR="009169AB" w:rsidRPr="00086953" w:rsidDel="00414A1E">
          <w:rPr>
            <w:rFonts w:asciiTheme="majorEastAsia" w:hAnsiTheme="majorEastAsia" w:cstheme="majorEastAsia"/>
            <w:highlight w:val="yellow"/>
            <w:rPrChange w:id="279" w:author="Yang,Qianhui (EID)" w:date="2018-06-19T16:58:00Z">
              <w:rPr>
                <w:rFonts w:asciiTheme="majorEastAsia" w:hAnsiTheme="majorEastAsia" w:cstheme="majorEastAsia"/>
              </w:rPr>
            </w:rPrChange>
          </w:rPr>
          <w:delText xml:space="preserve">actin-binding and </w:delText>
        </w:r>
        <w:r w:rsidR="00B464A4" w:rsidRPr="00086953" w:rsidDel="00414A1E">
          <w:rPr>
            <w:rFonts w:asciiTheme="majorEastAsia" w:hAnsiTheme="majorEastAsia" w:cstheme="majorEastAsia"/>
            <w:highlight w:val="yellow"/>
            <w:rPrChange w:id="280" w:author="Yang,Qianhui (EID)" w:date="2018-06-19T16:58:00Z">
              <w:rPr>
                <w:rFonts w:asciiTheme="majorEastAsia" w:hAnsiTheme="majorEastAsia" w:cstheme="majorEastAsia"/>
              </w:rPr>
            </w:rPrChange>
          </w:rPr>
          <w:delText>enhances its localization with</w:delText>
        </w:r>
        <w:r w:rsidR="009169AB" w:rsidRPr="00086953" w:rsidDel="00414A1E">
          <w:rPr>
            <w:rFonts w:asciiTheme="majorEastAsia" w:hAnsiTheme="majorEastAsia" w:cstheme="majorEastAsia"/>
            <w:highlight w:val="yellow"/>
            <w:rPrChange w:id="281" w:author="Yang,Qianhui (EID)" w:date="2018-06-19T16:58:00Z">
              <w:rPr>
                <w:rFonts w:asciiTheme="majorEastAsia" w:hAnsiTheme="majorEastAsia" w:cstheme="majorEastAsia"/>
              </w:rPr>
            </w:rPrChange>
          </w:rPr>
          <w:delText xml:space="preserve"> mitochondria where it functions, perhaps in association with p53</w:delText>
        </w:r>
        <w:r w:rsidR="00726368" w:rsidRPr="00086953" w:rsidDel="00414A1E">
          <w:rPr>
            <w:rFonts w:asciiTheme="majorEastAsia" w:hAnsiTheme="majorEastAsia" w:cstheme="majorEastAsia"/>
            <w:highlight w:val="yellow"/>
            <w:rPrChange w:id="282" w:author="Yang,Qianhui (EID)" w:date="2018-06-19T16:58:00Z">
              <w:rPr>
                <w:rFonts w:asciiTheme="majorEastAsia" w:hAnsiTheme="majorEastAsia" w:cstheme="majorEastAsia"/>
              </w:rPr>
            </w:rPrChange>
          </w:rPr>
          <w:delText>(</w:delText>
        </w:r>
        <w:r w:rsidR="009540F8" w:rsidRPr="00086953" w:rsidDel="00414A1E">
          <w:rPr>
            <w:rFonts w:asciiTheme="majorEastAsia" w:hAnsiTheme="majorEastAsia" w:cstheme="majorEastAsia"/>
            <w:highlight w:val="yellow"/>
            <w:rPrChange w:id="283" w:author="Yang,Qianhui (EID)" w:date="2018-06-19T16:58:00Z">
              <w:rPr>
                <w:rFonts w:asciiTheme="majorEastAsia" w:hAnsiTheme="majorEastAsia" w:cstheme="majorEastAsia"/>
              </w:rPr>
            </w:rPrChange>
          </w:rPr>
          <w:delText>Liu T et al, Sci rep 2017</w:delText>
        </w:r>
        <w:r w:rsidR="00726368" w:rsidRPr="00086953" w:rsidDel="00414A1E">
          <w:rPr>
            <w:rFonts w:asciiTheme="majorEastAsia" w:hAnsiTheme="majorEastAsia" w:cstheme="majorEastAsia"/>
            <w:highlight w:val="yellow"/>
            <w:rPrChange w:id="284" w:author="Yang,Qianhui (EID)" w:date="2018-06-19T16:58:00Z">
              <w:rPr>
                <w:rFonts w:asciiTheme="majorEastAsia" w:hAnsiTheme="majorEastAsia" w:cstheme="majorEastAsia"/>
              </w:rPr>
            </w:rPrChange>
          </w:rPr>
          <w:delText>)</w:delText>
        </w:r>
        <w:r w:rsidR="00B464A4" w:rsidRPr="00086953" w:rsidDel="00414A1E">
          <w:rPr>
            <w:rFonts w:asciiTheme="majorEastAsia" w:hAnsiTheme="majorEastAsia" w:cstheme="majorEastAsia"/>
            <w:highlight w:val="yellow"/>
            <w:rPrChange w:id="285" w:author="Yang,Qianhui (EID)" w:date="2018-06-19T16:58:00Z">
              <w:rPr>
                <w:rFonts w:asciiTheme="majorEastAsia" w:hAnsiTheme="majorEastAsia" w:cstheme="majorEastAsia"/>
              </w:rPr>
            </w:rPrChange>
          </w:rPr>
          <w:delText xml:space="preserve"> or Drp1 (Li, G. et al., Oncotarget 2015)</w:delText>
        </w:r>
        <w:r w:rsidR="00726368" w:rsidRPr="00086953" w:rsidDel="00414A1E">
          <w:rPr>
            <w:rFonts w:asciiTheme="majorEastAsia" w:hAnsiTheme="majorEastAsia" w:cstheme="majorEastAsia"/>
            <w:highlight w:val="yellow"/>
            <w:rPrChange w:id="286" w:author="Yang,Qianhui (EID)" w:date="2018-06-19T16:58:00Z">
              <w:rPr>
                <w:rFonts w:asciiTheme="majorEastAsia" w:hAnsiTheme="majorEastAsia" w:cstheme="majorEastAsia"/>
              </w:rPr>
            </w:rPrChange>
          </w:rPr>
          <w:delText xml:space="preserve"> or </w:delText>
        </w:r>
        <w:r w:rsidR="00B464A4" w:rsidRPr="00086953" w:rsidDel="00414A1E">
          <w:rPr>
            <w:rFonts w:asciiTheme="majorEastAsia" w:hAnsiTheme="majorEastAsia" w:cstheme="majorEastAsia"/>
            <w:highlight w:val="yellow"/>
            <w:rPrChange w:id="287" w:author="Yang,Qianhui (EID)" w:date="2018-06-19T16:58:00Z">
              <w:rPr>
                <w:rFonts w:asciiTheme="majorEastAsia" w:hAnsiTheme="majorEastAsia" w:cstheme="majorEastAsia"/>
              </w:rPr>
            </w:rPrChange>
          </w:rPr>
          <w:delText xml:space="preserve">through </w:delText>
        </w:r>
        <w:r w:rsidR="00726368" w:rsidRPr="00086953" w:rsidDel="00414A1E">
          <w:rPr>
            <w:rFonts w:asciiTheme="majorEastAsia" w:hAnsiTheme="majorEastAsia" w:cstheme="majorEastAsia"/>
            <w:highlight w:val="yellow"/>
            <w:rPrChange w:id="288" w:author="Yang,Qianhui (EID)" w:date="2018-06-19T16:58:00Z">
              <w:rPr>
                <w:rFonts w:asciiTheme="majorEastAsia" w:hAnsiTheme="majorEastAsia" w:cstheme="majorEastAsia"/>
              </w:rPr>
            </w:rPrChange>
          </w:rPr>
          <w:delText xml:space="preserve">dissociation </w:delText>
        </w:r>
        <w:r w:rsidR="00B464A4" w:rsidRPr="00086953" w:rsidDel="00414A1E">
          <w:rPr>
            <w:rFonts w:asciiTheme="majorEastAsia" w:hAnsiTheme="majorEastAsia" w:cstheme="majorEastAsia"/>
            <w:highlight w:val="yellow"/>
            <w:rPrChange w:id="289" w:author="Yang,Qianhui (EID)" w:date="2018-06-19T16:58:00Z">
              <w:rPr>
                <w:rFonts w:asciiTheme="majorEastAsia" w:hAnsiTheme="majorEastAsia" w:cstheme="majorEastAsia"/>
              </w:rPr>
            </w:rPrChange>
          </w:rPr>
          <w:delText xml:space="preserve">of cofilin from </w:delText>
        </w:r>
        <w:r w:rsidR="00726368" w:rsidRPr="00086953" w:rsidDel="00414A1E">
          <w:rPr>
            <w:rFonts w:asciiTheme="majorEastAsia" w:hAnsiTheme="majorEastAsia" w:cstheme="majorEastAsia"/>
            <w:highlight w:val="yellow"/>
            <w:rPrChange w:id="290" w:author="Yang,Qianhui (EID)" w:date="2018-06-19T16:58:00Z">
              <w:rPr>
                <w:rFonts w:asciiTheme="majorEastAsia" w:hAnsiTheme="majorEastAsia" w:cstheme="majorEastAsia"/>
              </w:rPr>
            </w:rPrChange>
          </w:rPr>
          <w:delText>a complex with Bax (Simonishvili et al 2013 ASN Neuro)</w:delText>
        </w:r>
        <w:r w:rsidR="009169AB" w:rsidRPr="00086953" w:rsidDel="00414A1E">
          <w:rPr>
            <w:rFonts w:asciiTheme="majorEastAsia" w:hAnsiTheme="majorEastAsia" w:cstheme="majorEastAsia"/>
            <w:highlight w:val="yellow"/>
            <w:rPrChange w:id="291" w:author="Yang,Qianhui (EID)" w:date="2018-06-19T16:58:00Z">
              <w:rPr>
                <w:rFonts w:asciiTheme="majorEastAsia" w:hAnsiTheme="majorEastAsia" w:cstheme="majorEastAsia"/>
              </w:rPr>
            </w:rPrChange>
          </w:rPr>
          <w:delText>,</w:delText>
        </w:r>
        <w:r w:rsidR="00B464A4" w:rsidRPr="00086953" w:rsidDel="00414A1E">
          <w:rPr>
            <w:rFonts w:asciiTheme="majorEastAsia" w:hAnsiTheme="majorEastAsia" w:cstheme="majorEastAsia"/>
            <w:highlight w:val="yellow"/>
            <w:rPrChange w:id="292" w:author="Yang,Qianhui (EID)" w:date="2018-06-19T16:58:00Z">
              <w:rPr>
                <w:rFonts w:asciiTheme="majorEastAsia" w:hAnsiTheme="majorEastAsia" w:cstheme="majorEastAsia"/>
              </w:rPr>
            </w:rPrChange>
          </w:rPr>
          <w:delText xml:space="preserve"> to</w:delText>
        </w:r>
        <w:r w:rsidR="009169AB" w:rsidRPr="00086953" w:rsidDel="00414A1E">
          <w:rPr>
            <w:rFonts w:asciiTheme="majorEastAsia" w:hAnsiTheme="majorEastAsia" w:cstheme="majorEastAsia"/>
            <w:highlight w:val="yellow"/>
            <w:rPrChange w:id="293" w:author="Yang,Qianhui (EID)" w:date="2018-06-19T16:58:00Z">
              <w:rPr>
                <w:rFonts w:asciiTheme="majorEastAsia" w:hAnsiTheme="majorEastAsia" w:cstheme="majorEastAsia"/>
              </w:rPr>
            </w:rPrChange>
          </w:rPr>
          <w:delText xml:space="preserve"> trigger</w:delText>
        </w:r>
        <w:r w:rsidR="00B464A4" w:rsidRPr="00086953" w:rsidDel="00414A1E">
          <w:rPr>
            <w:rFonts w:asciiTheme="majorEastAsia" w:hAnsiTheme="majorEastAsia" w:cstheme="majorEastAsia"/>
            <w:highlight w:val="yellow"/>
            <w:rPrChange w:id="294" w:author="Yang,Qianhui (EID)" w:date="2018-06-19T16:58:00Z">
              <w:rPr>
                <w:rFonts w:asciiTheme="majorEastAsia" w:hAnsiTheme="majorEastAsia" w:cstheme="majorEastAsia"/>
              </w:rPr>
            </w:rPrChange>
          </w:rPr>
          <w:delText xml:space="preserve"> </w:delText>
        </w:r>
        <w:r w:rsidR="009169AB" w:rsidRPr="00086953" w:rsidDel="00414A1E">
          <w:rPr>
            <w:rFonts w:asciiTheme="majorEastAsia" w:hAnsiTheme="majorEastAsia" w:cstheme="majorEastAsia"/>
            <w:highlight w:val="yellow"/>
            <w:rPrChange w:id="295" w:author="Yang,Qianhui (EID)" w:date="2018-06-19T16:58:00Z">
              <w:rPr>
                <w:rFonts w:asciiTheme="majorEastAsia" w:hAnsiTheme="majorEastAsia" w:cstheme="majorEastAsia"/>
              </w:rPr>
            </w:rPrChange>
          </w:rPr>
          <w:delText>apoptosis</w:delText>
        </w:r>
        <w:r w:rsidR="00726368" w:rsidRPr="00086953" w:rsidDel="00414A1E">
          <w:rPr>
            <w:rFonts w:asciiTheme="majorEastAsia" w:hAnsiTheme="majorEastAsia" w:cstheme="majorEastAsia"/>
            <w:highlight w:val="yellow"/>
            <w:rPrChange w:id="296" w:author="Yang,Qianhui (EID)" w:date="2018-06-19T16:58:00Z">
              <w:rPr>
                <w:rFonts w:asciiTheme="majorEastAsia" w:hAnsiTheme="majorEastAsia" w:cstheme="majorEastAsia"/>
              </w:rPr>
            </w:rPrChange>
          </w:rPr>
          <w:delText xml:space="preserve"> </w:delText>
        </w:r>
        <w:r w:rsidR="00BB3D53" w:rsidRPr="00086953" w:rsidDel="00414A1E">
          <w:rPr>
            <w:rFonts w:asciiTheme="majorEastAsia" w:hAnsiTheme="majorEastAsia" w:cstheme="majorEastAsia"/>
            <w:highlight w:val="yellow"/>
            <w:rPrChange w:id="297" w:author="Yang,Qianhui (EID)" w:date="2018-06-19T16:58:00Z">
              <w:rPr>
                <w:rFonts w:asciiTheme="majorEastAsia" w:hAnsiTheme="majorEastAsia" w:cstheme="majorEastAsia"/>
              </w:rPr>
            </w:rPrChange>
          </w:rPr>
          <w:delText>(refs: Chua BT et al N</w:delText>
        </w:r>
        <w:r w:rsidR="009169AB" w:rsidRPr="00086953" w:rsidDel="00414A1E">
          <w:rPr>
            <w:rFonts w:asciiTheme="majorEastAsia" w:hAnsiTheme="majorEastAsia" w:cstheme="majorEastAsia"/>
            <w:highlight w:val="yellow"/>
            <w:rPrChange w:id="298" w:author="Yang,Qianhui (EID)" w:date="2018-06-19T16:58:00Z">
              <w:rPr>
                <w:rFonts w:asciiTheme="majorEastAsia" w:hAnsiTheme="majorEastAsia" w:cstheme="majorEastAsia"/>
              </w:rPr>
            </w:rPrChange>
          </w:rPr>
          <w:delText>at Cell Bio</w:delText>
        </w:r>
        <w:r w:rsidR="00BB3D53" w:rsidRPr="00086953" w:rsidDel="00414A1E">
          <w:rPr>
            <w:rFonts w:asciiTheme="majorEastAsia" w:hAnsiTheme="majorEastAsia" w:cstheme="majorEastAsia"/>
            <w:highlight w:val="yellow"/>
            <w:rPrChange w:id="299" w:author="Yang,Qianhui (EID)" w:date="2018-06-19T16:58:00Z">
              <w:rPr>
                <w:rFonts w:asciiTheme="majorEastAsia" w:hAnsiTheme="majorEastAsia" w:cstheme="majorEastAsia"/>
              </w:rPr>
            </w:rPrChange>
          </w:rPr>
          <w:delText>l 2003, Klampt F et al.,  2009 Nat C</w:delText>
        </w:r>
        <w:r w:rsidR="009169AB" w:rsidRPr="00086953" w:rsidDel="00414A1E">
          <w:rPr>
            <w:rFonts w:asciiTheme="majorEastAsia" w:hAnsiTheme="majorEastAsia" w:cstheme="majorEastAsia"/>
            <w:highlight w:val="yellow"/>
            <w:rPrChange w:id="300" w:author="Yang,Qianhui (EID)" w:date="2018-06-19T16:58:00Z">
              <w:rPr>
                <w:rFonts w:asciiTheme="majorEastAsia" w:hAnsiTheme="majorEastAsia" w:cstheme="majorEastAsia"/>
              </w:rPr>
            </w:rPrChange>
          </w:rPr>
          <w:delText>ell Biol</w:delText>
        </w:r>
        <w:r w:rsidR="00BB3D53" w:rsidRPr="00086953" w:rsidDel="00414A1E">
          <w:rPr>
            <w:rFonts w:asciiTheme="majorEastAsia" w:hAnsiTheme="majorEastAsia" w:cstheme="majorEastAsia"/>
            <w:highlight w:val="yellow"/>
            <w:rPrChange w:id="301" w:author="Yang,Qianhui (EID)" w:date="2018-06-19T16:58:00Z">
              <w:rPr>
                <w:rFonts w:asciiTheme="majorEastAsia" w:hAnsiTheme="majorEastAsia" w:cstheme="majorEastAsia"/>
              </w:rPr>
            </w:rPrChange>
          </w:rPr>
          <w:delText>; Woo JA et al Cell Death D</w:delText>
        </w:r>
        <w:r w:rsidR="00726368" w:rsidRPr="00086953" w:rsidDel="00414A1E">
          <w:rPr>
            <w:rFonts w:asciiTheme="majorEastAsia" w:hAnsiTheme="majorEastAsia" w:cstheme="majorEastAsia"/>
            <w:highlight w:val="yellow"/>
            <w:rPrChange w:id="302" w:author="Yang,Qianhui (EID)" w:date="2018-06-19T16:58:00Z">
              <w:rPr>
                <w:rFonts w:asciiTheme="majorEastAsia" w:hAnsiTheme="majorEastAsia" w:cstheme="majorEastAsia"/>
              </w:rPr>
            </w:rPrChange>
          </w:rPr>
          <w:delText xml:space="preserve">ifferen 2012; </w:delText>
        </w:r>
        <w:r w:rsidR="009169AB" w:rsidRPr="00086953" w:rsidDel="00414A1E">
          <w:rPr>
            <w:rFonts w:asciiTheme="majorEastAsia" w:hAnsiTheme="majorEastAsia" w:cstheme="majorEastAsia"/>
            <w:highlight w:val="yellow"/>
            <w:rPrChange w:id="303" w:author="Yang,Qianhui (EID)" w:date="2018-06-19T16:58:00Z">
              <w:rPr>
                <w:rFonts w:asciiTheme="majorEastAsia" w:hAnsiTheme="majorEastAsia" w:cstheme="majorEastAsia"/>
              </w:rPr>
            </w:rPrChange>
          </w:rPr>
          <w:delText xml:space="preserve">)  but see Rehklau Ket al </w:delText>
        </w:r>
        <w:r w:rsidR="00A33265" w:rsidRPr="00086953" w:rsidDel="00414A1E">
          <w:rPr>
            <w:rFonts w:asciiTheme="majorEastAsia" w:hAnsiTheme="majorEastAsia" w:cstheme="majorEastAsia"/>
            <w:highlight w:val="yellow"/>
            <w:rPrChange w:id="304" w:author="Yang,Qianhui (EID)" w:date="2018-06-19T16:58:00Z">
              <w:rPr>
                <w:rFonts w:asciiTheme="majorEastAsia" w:hAnsiTheme="majorEastAsia" w:cstheme="majorEastAsia"/>
              </w:rPr>
            </w:rPrChange>
          </w:rPr>
          <w:delText xml:space="preserve"> and R MB</w:delText>
        </w:r>
        <w:r w:rsidR="00537B6E" w:rsidRPr="00086953" w:rsidDel="00414A1E">
          <w:rPr>
            <w:rFonts w:asciiTheme="majorEastAsia" w:hAnsiTheme="majorEastAsia" w:cstheme="majorEastAsia"/>
            <w:highlight w:val="yellow"/>
            <w:rPrChange w:id="305" w:author="Yang,Qianhui (EID)" w:date="2018-06-19T16:58:00Z">
              <w:rPr>
                <w:rFonts w:asciiTheme="majorEastAsia" w:hAnsiTheme="majorEastAsia" w:cstheme="majorEastAsia"/>
              </w:rPr>
            </w:rPrChange>
          </w:rPr>
          <w:delText>ust MB, Cell Death D</w:delText>
        </w:r>
        <w:r w:rsidR="009169AB" w:rsidRPr="00086953" w:rsidDel="00414A1E">
          <w:rPr>
            <w:rFonts w:asciiTheme="majorEastAsia" w:hAnsiTheme="majorEastAsia" w:cstheme="majorEastAsia"/>
            <w:highlight w:val="yellow"/>
            <w:rPrChange w:id="306" w:author="Yang,Qianhui (EID)" w:date="2018-06-19T16:58:00Z">
              <w:rPr>
                <w:rFonts w:asciiTheme="majorEastAsia" w:hAnsiTheme="majorEastAsia" w:cstheme="majorEastAsia"/>
              </w:rPr>
            </w:rPrChange>
          </w:rPr>
          <w:delText>iffer 2012)</w:delText>
        </w:r>
        <w:r w:rsidR="00054DAA" w:rsidRPr="00086953" w:rsidDel="00414A1E">
          <w:rPr>
            <w:rFonts w:asciiTheme="majorEastAsia" w:hAnsiTheme="majorEastAsia" w:cstheme="majorEastAsia"/>
            <w:highlight w:val="yellow"/>
            <w:rPrChange w:id="307" w:author="Yang,Qianhui (EID)" w:date="2018-06-19T16:58:00Z">
              <w:rPr>
                <w:rFonts w:asciiTheme="majorEastAsia" w:hAnsiTheme="majorEastAsia" w:cstheme="majorEastAsia"/>
              </w:rPr>
            </w:rPrChange>
          </w:rPr>
          <w:delText>.</w:delText>
        </w:r>
      </w:del>
    </w:p>
    <w:p w14:paraId="04C8E3A3" w14:textId="77777777" w:rsidR="003E7C54" w:rsidRPr="00086953" w:rsidDel="001C2699" w:rsidRDefault="003E7C54" w:rsidP="00484A95">
      <w:pPr>
        <w:spacing w:line="480" w:lineRule="auto"/>
        <w:rPr>
          <w:del w:id="308" w:author="Yang,Qianhui (EID)" w:date="2018-06-18T16:43:00Z"/>
          <w:rFonts w:asciiTheme="majorEastAsia" w:hAnsiTheme="majorEastAsia" w:cstheme="majorEastAsia"/>
          <w:highlight w:val="yellow"/>
          <w:rPrChange w:id="309" w:author="Yang,Qianhui (EID)" w:date="2018-06-19T16:58:00Z">
            <w:rPr>
              <w:del w:id="310" w:author="Yang,Qianhui (EID)" w:date="2018-06-18T16:43:00Z"/>
              <w:rFonts w:asciiTheme="majorEastAsia" w:hAnsiTheme="majorEastAsia" w:cstheme="majorEastAsia"/>
            </w:rPr>
          </w:rPrChange>
        </w:rPr>
      </w:pPr>
    </w:p>
    <w:p w14:paraId="29D1A567" w14:textId="77777777" w:rsidR="003E7C54" w:rsidRPr="00086953" w:rsidDel="00E2543E" w:rsidRDefault="003E7C54" w:rsidP="00484A95">
      <w:pPr>
        <w:spacing w:line="480" w:lineRule="auto"/>
        <w:rPr>
          <w:del w:id="311" w:author="Yang,Qianhui (EID)" w:date="2018-06-18T23:20:00Z"/>
          <w:rFonts w:asciiTheme="majorEastAsia" w:hAnsiTheme="majorEastAsia" w:cstheme="majorEastAsia"/>
          <w:highlight w:val="yellow"/>
          <w:rPrChange w:id="312" w:author="Yang,Qianhui (EID)" w:date="2018-06-19T16:58:00Z">
            <w:rPr>
              <w:del w:id="313" w:author="Yang,Qianhui (EID)" w:date="2018-06-18T23:20:00Z"/>
              <w:rFonts w:asciiTheme="majorEastAsia" w:hAnsiTheme="majorEastAsia" w:cstheme="majorEastAsia"/>
            </w:rPr>
          </w:rPrChange>
        </w:rPr>
      </w:pPr>
    </w:p>
    <w:p w14:paraId="1709F988" w14:textId="250B3A05" w:rsidR="00484A95" w:rsidRPr="00086953" w:rsidDel="00E2543E" w:rsidRDefault="00484A95">
      <w:pPr>
        <w:spacing w:line="480" w:lineRule="auto"/>
        <w:rPr>
          <w:del w:id="314" w:author="Yang,Qianhui (EID)" w:date="2018-06-18T23:20:00Z"/>
          <w:rFonts w:asciiTheme="majorEastAsia" w:hAnsiTheme="majorEastAsia" w:cstheme="majorEastAsia"/>
          <w:b/>
          <w:highlight w:val="yellow"/>
          <w:rPrChange w:id="315" w:author="Yang,Qianhui (EID)" w:date="2018-06-19T16:58:00Z">
            <w:rPr>
              <w:del w:id="316" w:author="Yang,Qianhui (EID)" w:date="2018-06-18T23:20:00Z"/>
              <w:rFonts w:asciiTheme="majorEastAsia" w:hAnsiTheme="majorEastAsia" w:cstheme="majorEastAsia"/>
              <w:b/>
            </w:rPr>
          </w:rPrChange>
        </w:rPr>
      </w:pPr>
      <w:del w:id="317" w:author="Yang,Qianhui (EID)" w:date="2018-06-18T23:20:00Z">
        <w:r w:rsidRPr="00086953" w:rsidDel="00E2543E">
          <w:rPr>
            <w:rFonts w:asciiTheme="majorEastAsia" w:hAnsiTheme="majorEastAsia" w:cstheme="majorEastAsia"/>
            <w:b/>
            <w:highlight w:val="yellow"/>
            <w:rPrChange w:id="318" w:author="Yang,Qianhui (EID)" w:date="2018-06-19T16:58:00Z">
              <w:rPr>
                <w:rFonts w:asciiTheme="majorEastAsia" w:hAnsiTheme="majorEastAsia" w:cstheme="majorEastAsia"/>
                <w:b/>
              </w:rPr>
            </w:rPrChange>
          </w:rPr>
          <w:delText xml:space="preserve"> Glutamate as excitatory neurotransmitter and diseases caused by abnormal removal</w:delText>
        </w:r>
      </w:del>
    </w:p>
    <w:p w14:paraId="118C66F3" w14:textId="6DC21BE5" w:rsidR="008253BE" w:rsidRPr="00086953" w:rsidDel="00086953" w:rsidRDefault="00484A95" w:rsidP="00E2543E">
      <w:pPr>
        <w:spacing w:line="480" w:lineRule="auto"/>
        <w:rPr>
          <w:del w:id="319" w:author="Yang,Qianhui (EID)" w:date="2018-06-19T16:58:00Z"/>
          <w:rFonts w:asciiTheme="majorEastAsia" w:hAnsiTheme="majorEastAsia" w:cstheme="majorEastAsia"/>
          <w:b/>
          <w:highlight w:val="yellow"/>
          <w:rPrChange w:id="320" w:author="Yang,Qianhui (EID)" w:date="2018-06-19T16:58:00Z">
            <w:rPr>
              <w:del w:id="321" w:author="Yang,Qianhui (EID)" w:date="2018-06-19T16:58:00Z"/>
              <w:rFonts w:asciiTheme="majorEastAsia" w:hAnsiTheme="majorEastAsia" w:cstheme="majorEastAsia"/>
              <w:b/>
            </w:rPr>
          </w:rPrChange>
        </w:rPr>
      </w:pPr>
      <w:del w:id="322" w:author="Yang,Qianhui (EID)" w:date="2018-06-18T23:20:00Z">
        <w:r w:rsidRPr="00086953" w:rsidDel="00E2543E">
          <w:rPr>
            <w:rFonts w:asciiTheme="majorEastAsia" w:hAnsiTheme="majorEastAsia" w:cstheme="majorEastAsia"/>
            <w:b/>
            <w:highlight w:val="yellow"/>
            <w:rPrChange w:id="323" w:author="Yang,Qianhui (EID)" w:date="2018-06-19T16:58:00Z">
              <w:rPr>
                <w:rFonts w:asciiTheme="majorEastAsia" w:hAnsiTheme="majorEastAsia" w:cstheme="majorEastAsia"/>
                <w:b/>
              </w:rPr>
            </w:rPrChange>
          </w:rPr>
          <w:delText>4</w:delText>
        </w:r>
        <w:r w:rsidR="008253BE" w:rsidRPr="00086953" w:rsidDel="00E2543E">
          <w:rPr>
            <w:rFonts w:asciiTheme="majorEastAsia" w:hAnsiTheme="majorEastAsia" w:cstheme="majorEastAsia"/>
            <w:b/>
            <w:highlight w:val="yellow"/>
            <w:rPrChange w:id="324" w:author="Yang,Qianhui (EID)" w:date="2018-06-19T16:58:00Z">
              <w:rPr>
                <w:rFonts w:asciiTheme="majorEastAsia" w:hAnsiTheme="majorEastAsia" w:cstheme="majorEastAsia"/>
                <w:b/>
              </w:rPr>
            </w:rPrChange>
          </w:rPr>
          <w:delText xml:space="preserve"> Pathways for rod formation- PrPc dependent and mitochon/ATP stress not PrPc or NOX dependent- both requiring ROS for cofilin oxidation and cross linking.</w:delText>
        </w:r>
      </w:del>
    </w:p>
    <w:p w14:paraId="36400464" w14:textId="066313AA" w:rsidR="008253BE" w:rsidRDefault="008253BE" w:rsidP="008253BE">
      <w:pPr>
        <w:spacing w:line="480" w:lineRule="auto"/>
        <w:rPr>
          <w:rFonts w:asciiTheme="majorEastAsia" w:hAnsiTheme="majorEastAsia" w:cstheme="majorEastAsia"/>
          <w:b/>
        </w:rPr>
      </w:pPr>
      <w:del w:id="325" w:author="Yang,Qianhui (EID)" w:date="2018-06-19T16:58:00Z">
        <w:r w:rsidRPr="00086953" w:rsidDel="00086953">
          <w:rPr>
            <w:rFonts w:asciiTheme="majorEastAsia" w:hAnsiTheme="majorEastAsia" w:cstheme="majorEastAsia"/>
            <w:b/>
            <w:highlight w:val="yellow"/>
            <w:rPrChange w:id="326" w:author="Yang,Qianhui (EID)" w:date="2018-06-19T16:58:00Z">
              <w:rPr>
                <w:rFonts w:asciiTheme="majorEastAsia" w:hAnsiTheme="majorEastAsia" w:cstheme="majorEastAsia"/>
                <w:b/>
              </w:rPr>
            </w:rPrChange>
          </w:rPr>
          <w:delText xml:space="preserve">4. glutamate pathway for rod formation- 7 DIV knowledge and reported </w:delText>
        </w:r>
      </w:del>
      <w:del w:id="327" w:author="Yang,Qianhui (EID)" w:date="2018-06-19T16:55:00Z">
        <w:r w:rsidRPr="00086953" w:rsidDel="00086953">
          <w:rPr>
            <w:rFonts w:asciiTheme="majorEastAsia" w:hAnsiTheme="majorEastAsia" w:cstheme="majorEastAsia"/>
            <w:b/>
            <w:highlight w:val="yellow"/>
            <w:rPrChange w:id="328" w:author="Yang,Qianhui (EID)" w:date="2018-06-19T16:58:00Z">
              <w:rPr>
                <w:rFonts w:asciiTheme="majorEastAsia" w:hAnsiTheme="majorEastAsia" w:cstheme="majorEastAsia"/>
                <w:b/>
              </w:rPr>
            </w:rPrChange>
          </w:rPr>
          <w:delText>d</w:delText>
        </w:r>
      </w:del>
      <w:del w:id="329" w:author="Yang,Qianhui (EID)" w:date="2018-06-19T16:58:00Z">
        <w:r w:rsidRPr="00086953" w:rsidDel="00086953">
          <w:rPr>
            <w:rFonts w:asciiTheme="majorEastAsia" w:hAnsiTheme="majorEastAsia" w:cstheme="majorEastAsia"/>
            <w:b/>
            <w:highlight w:val="yellow"/>
            <w:rPrChange w:id="330" w:author="Yang,Qianhui (EID)" w:date="2018-06-19T16:58:00Z">
              <w:rPr>
                <w:rFonts w:asciiTheme="majorEastAsia" w:hAnsiTheme="majorEastAsia" w:cstheme="majorEastAsia"/>
                <w:b/>
              </w:rPr>
            </w:rPrChange>
          </w:rPr>
          <w:delText>ependence on NMDA and ca in older neurons.</w:delText>
        </w:r>
        <w:r w:rsidR="00D6082F" w:rsidRPr="00086953" w:rsidDel="00086953">
          <w:rPr>
            <w:rFonts w:asciiTheme="majorEastAsia" w:hAnsiTheme="majorEastAsia" w:cstheme="majorEastAsia"/>
            <w:b/>
            <w:highlight w:val="yellow"/>
            <w:rPrChange w:id="331" w:author="Yang,Qianhui (EID)" w:date="2018-06-19T16:58:00Z">
              <w:rPr>
                <w:rFonts w:asciiTheme="majorEastAsia" w:hAnsiTheme="majorEastAsia" w:cstheme="majorEastAsia"/>
                <w:b/>
              </w:rPr>
            </w:rPrChange>
          </w:rPr>
          <w:delText xml:space="preserve">- </w:delText>
        </w:r>
      </w:del>
      <w:r w:rsidR="00D6082F" w:rsidRPr="00086953">
        <w:rPr>
          <w:rFonts w:asciiTheme="majorEastAsia" w:hAnsiTheme="majorEastAsia" w:cstheme="majorEastAsia"/>
          <w:b/>
          <w:highlight w:val="yellow"/>
          <w:rPrChange w:id="332" w:author="Yang,Qianhui (EID)" w:date="2018-06-19T16:58:00Z">
            <w:rPr>
              <w:rFonts w:asciiTheme="majorEastAsia" w:hAnsiTheme="majorEastAsia" w:cstheme="majorEastAsia"/>
              <w:b/>
            </w:rPr>
          </w:rPrChange>
        </w:rPr>
        <w:t>literature update with papers from Rust, Yuen, Carlisle,</w:t>
      </w:r>
      <w:r w:rsidR="00537B6E" w:rsidRPr="00086953">
        <w:rPr>
          <w:rFonts w:asciiTheme="majorEastAsia" w:hAnsiTheme="majorEastAsia" w:cstheme="majorEastAsia"/>
          <w:b/>
          <w:highlight w:val="yellow"/>
          <w:rPrChange w:id="333" w:author="Yang,Qianhui (EID)" w:date="2018-06-19T16:58:00Z">
            <w:rPr>
              <w:rFonts w:asciiTheme="majorEastAsia" w:hAnsiTheme="majorEastAsia" w:cstheme="majorEastAsia"/>
              <w:b/>
            </w:rPr>
          </w:rPrChange>
        </w:rPr>
        <w:t xml:space="preserve"> </w:t>
      </w:r>
      <w:r w:rsidR="00D6082F" w:rsidRPr="00086953">
        <w:rPr>
          <w:rFonts w:asciiTheme="majorEastAsia" w:hAnsiTheme="majorEastAsia" w:cstheme="majorEastAsia"/>
          <w:b/>
          <w:highlight w:val="yellow"/>
          <w:rPrChange w:id="334" w:author="Yang,Qianhui (EID)" w:date="2018-06-19T16:58:00Z">
            <w:rPr>
              <w:rFonts w:asciiTheme="majorEastAsia" w:hAnsiTheme="majorEastAsia" w:cstheme="majorEastAsia"/>
              <w:b/>
            </w:rPr>
          </w:rPrChange>
        </w:rPr>
        <w:t>Chen, Wang, Cao, Gu, Noguchi</w:t>
      </w:r>
    </w:p>
    <w:p w14:paraId="5013C4F3" w14:textId="3F1E78EE" w:rsidR="008253BE" w:rsidRDefault="008253BE" w:rsidP="008253BE">
      <w:pPr>
        <w:spacing w:line="480" w:lineRule="auto"/>
        <w:rPr>
          <w:rFonts w:asciiTheme="majorEastAsia" w:hAnsiTheme="majorEastAsia" w:cstheme="majorEastAsia"/>
          <w:b/>
        </w:rPr>
      </w:pPr>
      <w:del w:id="335" w:author="Yang,Qianhui (EID)" w:date="2018-06-19T17:06:00Z">
        <w:r w:rsidDel="00710240">
          <w:rPr>
            <w:rFonts w:asciiTheme="majorEastAsia" w:hAnsiTheme="majorEastAsia" w:cstheme="majorEastAsia"/>
            <w:b/>
          </w:rPr>
          <w:delText xml:space="preserve">5. </w:delText>
        </w:r>
      </w:del>
      <w:r>
        <w:rPr>
          <w:rFonts w:asciiTheme="majorEastAsia" w:hAnsiTheme="majorEastAsia" w:cstheme="majorEastAsia"/>
          <w:b/>
        </w:rPr>
        <w:t>Here we show:</w:t>
      </w:r>
      <w:ins w:id="336" w:author="Yang,Qianhui (EID)" w:date="2018-06-19T16:58:00Z">
        <w:r w:rsidR="00086953">
          <w:rPr>
            <w:rFonts w:asciiTheme="majorEastAsia" w:hAnsiTheme="majorEastAsia" w:cstheme="majorEastAsia"/>
            <w:b/>
          </w:rPr>
          <w:t xml:space="preserve"> </w:t>
        </w:r>
      </w:ins>
      <w:ins w:id="337" w:author="Yang,Qianhui (EID)" w:date="2018-06-19T17:07:00Z">
        <w:r w:rsidR="00710240">
          <w:rPr>
            <w:rFonts w:asciiTheme="majorEastAsia" w:hAnsiTheme="majorEastAsia" w:cstheme="majorEastAsia"/>
            <w:b/>
          </w:rPr>
          <w:t xml:space="preserve">Consistent to </w:t>
        </w:r>
        <w:proofErr w:type="gramStart"/>
        <w:r w:rsidR="00467764">
          <w:rPr>
            <w:rFonts w:asciiTheme="majorEastAsia" w:hAnsiTheme="majorEastAsia" w:cstheme="majorEastAsia"/>
            <w:b/>
          </w:rPr>
          <w:t>our</w:t>
        </w:r>
      </w:ins>
      <w:proofErr w:type="gramEnd"/>
    </w:p>
    <w:p w14:paraId="1DE652F2" w14:textId="77777777" w:rsidR="008253BE" w:rsidDel="001D2AA9" w:rsidRDefault="008253BE" w:rsidP="008253BE">
      <w:pPr>
        <w:spacing w:line="480" w:lineRule="auto"/>
        <w:rPr>
          <w:del w:id="338" w:author="Bamburg,James" w:date="2018-04-02T09:48:00Z"/>
          <w:rFonts w:asciiTheme="majorEastAsia" w:hAnsiTheme="majorEastAsia" w:cstheme="majorEastAsia"/>
          <w:b/>
        </w:rPr>
      </w:pPr>
    </w:p>
    <w:p w14:paraId="406B1D2E" w14:textId="4ED8C745" w:rsidR="00D545DC" w:rsidRPr="00B456A8" w:rsidDel="00086953" w:rsidRDefault="00537B6E" w:rsidP="001020EA">
      <w:pPr>
        <w:spacing w:line="480" w:lineRule="auto"/>
        <w:rPr>
          <w:del w:id="339" w:author="Yang,Qianhui (EID)" w:date="2018-06-19T16:59:00Z"/>
          <w:rFonts w:eastAsia="Times New Roman"/>
        </w:rPr>
      </w:pPr>
      <w:del w:id="340" w:author="Yang,Qianhui (EID)" w:date="2018-06-19T16:59:00Z">
        <w:r w:rsidDel="00086953">
          <w:rPr>
            <w:rFonts w:eastAsia="Times New Roman"/>
          </w:rPr>
          <w:delText>Incorporate relevant parts of below:</w:delText>
        </w:r>
      </w:del>
    </w:p>
    <w:p w14:paraId="5840D74D" w14:textId="00160B1B" w:rsidR="00E21E7B" w:rsidRPr="00AC2F0C" w:rsidDel="00086953" w:rsidRDefault="00E21E7B" w:rsidP="00B61D1B">
      <w:pPr>
        <w:rPr>
          <w:del w:id="341" w:author="Yang,Qianhui (EID)" w:date="2018-06-19T16:58:00Z"/>
          <w:rFonts w:eastAsia="Times New Roman"/>
          <w:b/>
        </w:rPr>
      </w:pPr>
      <w:del w:id="342" w:author="Yang,Qianhui (EID)" w:date="2018-06-19T16:58:00Z">
        <w:r w:rsidRPr="001020EA" w:rsidDel="00086953">
          <w:rPr>
            <w:rFonts w:eastAsia="Times New Roman"/>
            <w:b/>
          </w:rPr>
          <w:delText xml:space="preserve">The </w:delText>
        </w:r>
        <w:r w:rsidR="00CD3709" w:rsidRPr="001020EA" w:rsidDel="00086953">
          <w:rPr>
            <w:rFonts w:eastAsia="Times New Roman"/>
            <w:b/>
          </w:rPr>
          <w:delText>structure</w:delText>
        </w:r>
        <w:r w:rsidR="00741604" w:rsidRPr="001020EA" w:rsidDel="00086953">
          <w:rPr>
            <w:rFonts w:eastAsia="Times New Roman"/>
            <w:b/>
          </w:rPr>
          <w:delText xml:space="preserve"> and assembly </w:delText>
        </w:r>
        <w:r w:rsidR="00FA4BD0" w:rsidRPr="001020EA" w:rsidDel="00086953">
          <w:rPr>
            <w:rFonts w:eastAsia="Times New Roman"/>
            <w:b/>
          </w:rPr>
          <w:delText>of</w:delText>
        </w:r>
        <w:r w:rsidRPr="001020EA" w:rsidDel="00086953">
          <w:rPr>
            <w:rFonts w:eastAsia="Times New Roman"/>
            <w:b/>
          </w:rPr>
          <w:delText xml:space="preserve"> NMDA</w:delText>
        </w:r>
        <w:r w:rsidR="00785962" w:rsidDel="00086953">
          <w:rPr>
            <w:rFonts w:eastAsia="Times New Roman"/>
            <w:b/>
          </w:rPr>
          <w:delText>R</w:delText>
        </w:r>
        <w:r w:rsidRPr="001020EA" w:rsidDel="00086953">
          <w:rPr>
            <w:rFonts w:eastAsia="Times New Roman"/>
            <w:b/>
          </w:rPr>
          <w:delText xml:space="preserve"> and AMPA</w:delText>
        </w:r>
        <w:r w:rsidR="00785962" w:rsidDel="00086953">
          <w:rPr>
            <w:rFonts w:eastAsia="Times New Roman"/>
            <w:b/>
          </w:rPr>
          <w:delText>R</w:delText>
        </w:r>
        <w:r w:rsidRPr="001020EA" w:rsidDel="00086953">
          <w:rPr>
            <w:rFonts w:eastAsia="Times New Roman"/>
            <w:b/>
          </w:rPr>
          <w:delText xml:space="preserve"> subunits </w:delText>
        </w:r>
        <w:r w:rsidR="00785962" w:rsidDel="00086953">
          <w:rPr>
            <w:rFonts w:eastAsia="Times New Roman"/>
            <w:b/>
          </w:rPr>
          <w:delText>during</w:delText>
        </w:r>
        <w:r w:rsidR="00741604" w:rsidRPr="001020EA" w:rsidDel="00086953">
          <w:rPr>
            <w:rFonts w:eastAsia="Times New Roman"/>
            <w:b/>
          </w:rPr>
          <w:delText xml:space="preserve"> neuronal maturation</w:delText>
        </w:r>
      </w:del>
    </w:p>
    <w:p w14:paraId="692779B8" w14:textId="68B4B298" w:rsidR="00D36C97" w:rsidDel="00086953" w:rsidRDefault="00D36C97" w:rsidP="00CA61A0">
      <w:pPr>
        <w:rPr>
          <w:del w:id="343" w:author="Yang,Qianhui (EID)" w:date="2018-06-19T16:58:00Z"/>
          <w:rFonts w:asciiTheme="majorEastAsia" w:hAnsiTheme="majorEastAsia" w:cstheme="majorEastAsia"/>
        </w:rPr>
      </w:pPr>
    </w:p>
    <w:p w14:paraId="74CC39AC" w14:textId="0AE4F85B" w:rsidR="00F541FE" w:rsidDel="00086953" w:rsidRDefault="006C4F8A" w:rsidP="009E6B8A">
      <w:pPr>
        <w:spacing w:line="480" w:lineRule="auto"/>
        <w:rPr>
          <w:del w:id="344" w:author="Yang,Qianhui (EID)" w:date="2018-06-19T16:58:00Z"/>
          <w:rFonts w:asciiTheme="majorEastAsia" w:hAnsiTheme="majorEastAsia" w:cstheme="majorEastAsia"/>
        </w:rPr>
      </w:pPr>
      <w:del w:id="345" w:author="Yang,Qianhui (EID)" w:date="2018-06-19T16:58:00Z">
        <w:r w:rsidDel="00086953">
          <w:rPr>
            <w:rFonts w:asciiTheme="majorEastAsia" w:hAnsiTheme="majorEastAsia" w:cstheme="majorEastAsia"/>
          </w:rPr>
          <w:tab/>
        </w:r>
        <w:r w:rsidR="00E213FC" w:rsidDel="00086953">
          <w:rPr>
            <w:rFonts w:asciiTheme="majorEastAsia" w:hAnsiTheme="majorEastAsia" w:cstheme="majorEastAsia"/>
          </w:rPr>
          <w:delText xml:space="preserve">As mentioned </w:delText>
        </w:r>
        <w:r w:rsidR="007B6B34" w:rsidDel="00086953">
          <w:rPr>
            <w:rFonts w:asciiTheme="majorEastAsia" w:hAnsiTheme="majorEastAsia" w:cstheme="majorEastAsia"/>
          </w:rPr>
          <w:delText>above</w:delText>
        </w:r>
        <w:r w:rsidR="00E213FC" w:rsidDel="00086953">
          <w:rPr>
            <w:rFonts w:asciiTheme="majorEastAsia" w:hAnsiTheme="majorEastAsia" w:cstheme="majorEastAsia"/>
          </w:rPr>
          <w:delText xml:space="preserve">, the </w:delText>
        </w:r>
        <w:r w:rsidR="00E213FC" w:rsidDel="00086953">
          <w:rPr>
            <w:rFonts w:eastAsia="Times New Roman"/>
          </w:rPr>
          <w:delText>l</w:delText>
        </w:r>
        <w:r w:rsidDel="00086953">
          <w:rPr>
            <w:rFonts w:eastAsia="Times New Roman"/>
          </w:rPr>
          <w:delText xml:space="preserve">igand-gated ionotropic </w:delText>
        </w:r>
        <w:r w:rsidRPr="001020EA" w:rsidDel="00086953">
          <w:rPr>
            <w:rFonts w:eastAsia="Times New Roman"/>
          </w:rPr>
          <w:delText>glutamate receptors</w:delText>
        </w:r>
        <w:r w:rsidRPr="001020EA" w:rsidDel="00086953">
          <w:rPr>
            <w:rFonts w:asciiTheme="majorEastAsia" w:hAnsiTheme="majorEastAsia" w:cstheme="majorEastAsia"/>
          </w:rPr>
          <w:delText xml:space="preserve"> have multiple subunits</w:delText>
        </w:r>
        <w:r w:rsidR="00FC4050" w:rsidRPr="001020EA" w:rsidDel="00086953">
          <w:rPr>
            <w:rFonts w:asciiTheme="majorEastAsia" w:hAnsiTheme="majorEastAsia" w:cstheme="majorEastAsia"/>
          </w:rPr>
          <w:delText xml:space="preserve">. </w:delText>
        </w:r>
        <w:r w:rsidR="00A80AC3" w:rsidRPr="001020EA" w:rsidDel="00086953">
          <w:rPr>
            <w:rFonts w:asciiTheme="majorEastAsia" w:hAnsiTheme="majorEastAsia" w:cstheme="majorEastAsia"/>
          </w:rPr>
          <w:delText xml:space="preserve">All of </w:delText>
        </w:r>
        <w:r w:rsidR="00F55FF0" w:rsidRPr="001020EA" w:rsidDel="00086953">
          <w:rPr>
            <w:rFonts w:asciiTheme="majorEastAsia" w:hAnsiTheme="majorEastAsia" w:cstheme="majorEastAsia"/>
          </w:rPr>
          <w:delText>the subunits</w:delText>
        </w:r>
        <w:r w:rsidR="00A80AC3" w:rsidRPr="001020EA" w:rsidDel="00086953">
          <w:rPr>
            <w:rFonts w:asciiTheme="majorEastAsia" w:hAnsiTheme="majorEastAsia" w:cstheme="majorEastAsia"/>
          </w:rPr>
          <w:delText xml:space="preserve"> from different types of ionotropic glutamate receptors share similar structures</w:delText>
        </w:r>
        <w:r w:rsidR="00A80AC3" w:rsidRPr="001020EA" w:rsidDel="00086953">
          <w:rPr>
            <w:rFonts w:asciiTheme="majorEastAsia" w:hAnsiTheme="majorEastAsia" w:cstheme="majorEastAsia"/>
            <w:vertAlign w:val="superscript"/>
          </w:rPr>
          <w:delText>5</w:delText>
        </w:r>
        <w:r w:rsidR="00305659" w:rsidDel="00086953">
          <w:rPr>
            <w:rFonts w:asciiTheme="majorEastAsia" w:hAnsiTheme="majorEastAsia" w:cstheme="majorEastAsia"/>
            <w:vertAlign w:val="superscript"/>
          </w:rPr>
          <w:delText>4</w:delText>
        </w:r>
        <w:r w:rsidR="00A80AC3" w:rsidRPr="001020EA" w:rsidDel="00086953">
          <w:rPr>
            <w:rFonts w:asciiTheme="majorEastAsia" w:hAnsiTheme="majorEastAsia" w:cstheme="majorEastAsia"/>
          </w:rPr>
          <w:delText xml:space="preserve">, </w:delText>
        </w:r>
        <w:r w:rsidR="00F55FF0" w:rsidRPr="001020EA" w:rsidDel="00086953">
          <w:rPr>
            <w:rFonts w:asciiTheme="majorEastAsia" w:hAnsiTheme="majorEastAsia" w:cstheme="majorEastAsia"/>
          </w:rPr>
          <w:delText>with each monomer ha</w:delText>
        </w:r>
        <w:r w:rsidR="007B6B34" w:rsidDel="00086953">
          <w:rPr>
            <w:rFonts w:asciiTheme="majorEastAsia" w:hAnsiTheme="majorEastAsia" w:cstheme="majorEastAsia"/>
          </w:rPr>
          <w:delText>ving</w:delText>
        </w:r>
        <w:r w:rsidR="00F55FF0" w:rsidRPr="001020EA" w:rsidDel="00086953">
          <w:rPr>
            <w:rFonts w:asciiTheme="majorEastAsia" w:hAnsiTheme="majorEastAsia" w:cstheme="majorEastAsia"/>
          </w:rPr>
          <w:delText xml:space="preserve"> </w:delText>
        </w:r>
        <w:r w:rsidR="002F79E1" w:rsidRPr="001020EA" w:rsidDel="00086953">
          <w:rPr>
            <w:rFonts w:asciiTheme="majorEastAsia" w:hAnsiTheme="majorEastAsia" w:cstheme="majorEastAsia"/>
          </w:rPr>
          <w:delText xml:space="preserve">four </w:delText>
        </w:r>
        <w:r w:rsidR="00F55FF0" w:rsidRPr="001020EA" w:rsidDel="00086953">
          <w:rPr>
            <w:rFonts w:asciiTheme="majorEastAsia" w:hAnsiTheme="majorEastAsia" w:cstheme="majorEastAsia"/>
          </w:rPr>
          <w:delText>domains: the extracellular amino</w:delText>
        </w:r>
        <w:r w:rsidR="00F55FF0" w:rsidDel="00086953">
          <w:rPr>
            <w:rFonts w:asciiTheme="majorEastAsia" w:hAnsiTheme="majorEastAsia" w:cstheme="majorEastAsia"/>
          </w:rPr>
          <w:delText xml:space="preserve"> terminal domain</w:delText>
        </w:r>
        <w:r w:rsidR="002F79E1" w:rsidDel="00086953">
          <w:rPr>
            <w:rFonts w:asciiTheme="majorEastAsia" w:hAnsiTheme="majorEastAsia" w:cstheme="majorEastAsia"/>
          </w:rPr>
          <w:delText>(ATD)</w:delText>
        </w:r>
        <w:r w:rsidR="00F55FF0" w:rsidDel="00086953">
          <w:rPr>
            <w:rFonts w:asciiTheme="majorEastAsia" w:hAnsiTheme="majorEastAsia" w:cstheme="majorEastAsia"/>
          </w:rPr>
          <w:delText>, extracellular ligand</w:delText>
        </w:r>
        <w:r w:rsidR="007B6B34" w:rsidDel="00086953">
          <w:rPr>
            <w:rFonts w:asciiTheme="majorEastAsia" w:hAnsiTheme="majorEastAsia" w:cstheme="majorEastAsia"/>
          </w:rPr>
          <w:delText>-binding</w:delText>
        </w:r>
        <w:r w:rsidR="00F55FF0" w:rsidDel="00086953">
          <w:rPr>
            <w:rFonts w:asciiTheme="majorEastAsia" w:hAnsiTheme="majorEastAsia" w:cstheme="majorEastAsia"/>
          </w:rPr>
          <w:delText xml:space="preserve"> domain</w:delText>
        </w:r>
        <w:r w:rsidR="002F79E1" w:rsidDel="00086953">
          <w:rPr>
            <w:rFonts w:asciiTheme="majorEastAsia" w:hAnsiTheme="majorEastAsia" w:cstheme="majorEastAsia"/>
          </w:rPr>
          <w:delText>(LBD)</w:delText>
        </w:r>
        <w:r w:rsidR="00F55FF0" w:rsidDel="00086953">
          <w:rPr>
            <w:rFonts w:asciiTheme="majorEastAsia" w:hAnsiTheme="majorEastAsia" w:cstheme="majorEastAsia"/>
          </w:rPr>
          <w:delText>, a transmembrane domain</w:delText>
        </w:r>
        <w:r w:rsidR="002F79E1" w:rsidDel="00086953">
          <w:rPr>
            <w:rFonts w:asciiTheme="majorEastAsia" w:hAnsiTheme="majorEastAsia" w:cstheme="majorEastAsia"/>
          </w:rPr>
          <w:delText xml:space="preserve"> (TMD) and </w:delText>
        </w:r>
        <w:r w:rsidR="007B6B34" w:rsidDel="00086953">
          <w:rPr>
            <w:rFonts w:asciiTheme="majorEastAsia" w:hAnsiTheme="majorEastAsia" w:cstheme="majorEastAsia"/>
          </w:rPr>
          <w:delText xml:space="preserve">an </w:delText>
        </w:r>
        <w:r w:rsidR="002F79E1" w:rsidDel="00086953">
          <w:rPr>
            <w:rFonts w:asciiTheme="majorEastAsia" w:hAnsiTheme="majorEastAsia" w:cstheme="majorEastAsia"/>
          </w:rPr>
          <w:delText>intracellular carboxyl-terminal domain (CTD).</w:delText>
        </w:r>
        <w:r w:rsidR="00213B6D" w:rsidDel="00086953">
          <w:rPr>
            <w:rFonts w:asciiTheme="majorEastAsia" w:hAnsiTheme="majorEastAsia" w:cstheme="majorEastAsia"/>
          </w:rPr>
          <w:delText xml:space="preserve"> </w:delText>
        </w:r>
        <w:r w:rsidR="00DE0C8A" w:rsidDel="00086953">
          <w:rPr>
            <w:rFonts w:asciiTheme="majorEastAsia" w:hAnsiTheme="majorEastAsia" w:cstheme="majorEastAsia"/>
          </w:rPr>
          <w:delText xml:space="preserve">In order to function, </w:delText>
        </w:r>
        <w:r w:rsidR="00883367" w:rsidDel="00086953">
          <w:rPr>
            <w:rFonts w:asciiTheme="majorEastAsia" w:hAnsiTheme="majorEastAsia" w:cstheme="majorEastAsia"/>
          </w:rPr>
          <w:delText xml:space="preserve">glutamate receptors need to assemble </w:delText>
        </w:r>
        <w:r w:rsidR="007B6B34" w:rsidDel="00086953">
          <w:rPr>
            <w:rFonts w:asciiTheme="majorEastAsia" w:hAnsiTheme="majorEastAsia" w:cstheme="majorEastAsia"/>
          </w:rPr>
          <w:delText>in</w:delText>
        </w:r>
        <w:r w:rsidR="00883367" w:rsidDel="00086953">
          <w:rPr>
            <w:rFonts w:asciiTheme="majorEastAsia" w:hAnsiTheme="majorEastAsia" w:cstheme="majorEastAsia"/>
          </w:rPr>
          <w:delText xml:space="preserve">to </w:delText>
        </w:r>
        <w:r w:rsidR="00453404" w:rsidDel="00086953">
          <w:rPr>
            <w:rFonts w:asciiTheme="majorEastAsia" w:hAnsiTheme="majorEastAsia" w:cstheme="majorEastAsia"/>
          </w:rPr>
          <w:delText>specific tetramer</w:delText>
        </w:r>
        <w:r w:rsidR="007B6B34" w:rsidDel="00086953">
          <w:rPr>
            <w:rFonts w:asciiTheme="majorEastAsia" w:hAnsiTheme="majorEastAsia" w:cstheme="majorEastAsia"/>
          </w:rPr>
          <w:delText>s</w:delText>
        </w:r>
        <w:r w:rsidR="00453404" w:rsidDel="00086953">
          <w:rPr>
            <w:rFonts w:asciiTheme="majorEastAsia" w:hAnsiTheme="majorEastAsia" w:cstheme="majorEastAsia"/>
          </w:rPr>
          <w:delText>. AMPA receptor</w:delText>
        </w:r>
        <w:r w:rsidR="007B6B34" w:rsidDel="00086953">
          <w:rPr>
            <w:rFonts w:asciiTheme="majorEastAsia" w:hAnsiTheme="majorEastAsia" w:cstheme="majorEastAsia"/>
          </w:rPr>
          <w:delText>s</w:delText>
        </w:r>
        <w:r w:rsidR="00453404" w:rsidDel="00086953">
          <w:rPr>
            <w:rFonts w:asciiTheme="majorEastAsia" w:hAnsiTheme="majorEastAsia" w:cstheme="majorEastAsia"/>
          </w:rPr>
          <w:delText xml:space="preserve"> can function </w:delText>
        </w:r>
        <w:r w:rsidR="007F2B4C" w:rsidDel="00086953">
          <w:rPr>
            <w:rFonts w:asciiTheme="majorEastAsia" w:hAnsiTheme="majorEastAsia" w:cstheme="majorEastAsia"/>
          </w:rPr>
          <w:delText>as homo-tetramer</w:delText>
        </w:r>
        <w:r w:rsidR="007B6B34" w:rsidDel="00086953">
          <w:rPr>
            <w:rFonts w:asciiTheme="majorEastAsia" w:hAnsiTheme="majorEastAsia" w:cstheme="majorEastAsia"/>
          </w:rPr>
          <w:delText>s</w:delText>
        </w:r>
        <w:r w:rsidR="007F2B4C" w:rsidDel="00086953">
          <w:rPr>
            <w:rFonts w:asciiTheme="majorEastAsia" w:hAnsiTheme="majorEastAsia" w:cstheme="majorEastAsia"/>
          </w:rPr>
          <w:delText xml:space="preserve"> or heteromer</w:delText>
        </w:r>
        <w:r w:rsidR="007B6B34" w:rsidDel="00086953">
          <w:rPr>
            <w:rFonts w:asciiTheme="majorEastAsia" w:hAnsiTheme="majorEastAsia" w:cstheme="majorEastAsia"/>
          </w:rPr>
          <w:delText>s</w:delText>
        </w:r>
        <w:r w:rsidR="001723BD" w:rsidDel="00086953">
          <w:rPr>
            <w:rFonts w:asciiTheme="majorEastAsia" w:hAnsiTheme="majorEastAsia" w:cstheme="majorEastAsia"/>
            <w:vertAlign w:val="superscript"/>
          </w:rPr>
          <w:delText>5</w:delText>
        </w:r>
        <w:r w:rsidR="00305659" w:rsidDel="00086953">
          <w:rPr>
            <w:rFonts w:asciiTheme="majorEastAsia" w:hAnsiTheme="majorEastAsia" w:cstheme="majorEastAsia"/>
            <w:vertAlign w:val="superscript"/>
          </w:rPr>
          <w:delText>5</w:delText>
        </w:r>
        <w:r w:rsidR="007F2B4C" w:rsidDel="00086953">
          <w:rPr>
            <w:rFonts w:asciiTheme="majorEastAsia" w:hAnsiTheme="majorEastAsia" w:cstheme="majorEastAsia"/>
          </w:rPr>
          <w:delText xml:space="preserve"> </w:delText>
        </w:r>
        <w:r w:rsidR="00453404" w:rsidDel="00086953">
          <w:rPr>
            <w:rFonts w:asciiTheme="majorEastAsia" w:hAnsiTheme="majorEastAsia" w:cstheme="majorEastAsia"/>
          </w:rPr>
          <w:delText>wh</w:delText>
        </w:r>
        <w:r w:rsidR="007B6B34" w:rsidDel="00086953">
          <w:rPr>
            <w:rFonts w:asciiTheme="majorEastAsia" w:hAnsiTheme="majorEastAsia" w:cstheme="majorEastAsia"/>
          </w:rPr>
          <w:delText>ereas</w:delText>
        </w:r>
        <w:r w:rsidR="00453404" w:rsidDel="00086953">
          <w:rPr>
            <w:rFonts w:asciiTheme="majorEastAsia" w:hAnsiTheme="majorEastAsia" w:cstheme="majorEastAsia"/>
          </w:rPr>
          <w:delText xml:space="preserve"> NMDA receptor</w:delText>
        </w:r>
        <w:r w:rsidR="007B6B34" w:rsidDel="00086953">
          <w:rPr>
            <w:rFonts w:asciiTheme="majorEastAsia" w:hAnsiTheme="majorEastAsia" w:cstheme="majorEastAsia"/>
          </w:rPr>
          <w:delText>s</w:delText>
        </w:r>
        <w:r w:rsidR="00453404" w:rsidDel="00086953">
          <w:rPr>
            <w:rFonts w:asciiTheme="majorEastAsia" w:hAnsiTheme="majorEastAsia" w:cstheme="majorEastAsia"/>
          </w:rPr>
          <w:delText xml:space="preserve"> need to have two GluN1 with </w:delText>
        </w:r>
        <w:r w:rsidR="007B6B34" w:rsidDel="00086953">
          <w:rPr>
            <w:rFonts w:asciiTheme="majorEastAsia" w:hAnsiTheme="majorEastAsia" w:cstheme="majorEastAsia"/>
          </w:rPr>
          <w:delText xml:space="preserve">either </w:delText>
        </w:r>
        <w:r w:rsidR="00453404" w:rsidDel="00086953">
          <w:rPr>
            <w:rFonts w:asciiTheme="majorEastAsia" w:hAnsiTheme="majorEastAsia" w:cstheme="majorEastAsia"/>
          </w:rPr>
          <w:delText>two GluN2 or one GluN2 and one GluN3</w:delText>
        </w:r>
        <w:r w:rsidR="00622E04" w:rsidDel="00086953">
          <w:rPr>
            <w:rFonts w:asciiTheme="majorEastAsia" w:hAnsiTheme="majorEastAsia" w:cstheme="majorEastAsia"/>
            <w:vertAlign w:val="superscript"/>
          </w:rPr>
          <w:delText>5</w:delText>
        </w:r>
        <w:r w:rsidR="00305659" w:rsidDel="00086953">
          <w:rPr>
            <w:rFonts w:asciiTheme="majorEastAsia" w:hAnsiTheme="majorEastAsia" w:cstheme="majorEastAsia"/>
            <w:vertAlign w:val="superscript"/>
          </w:rPr>
          <w:delText>7</w:delText>
        </w:r>
        <w:r w:rsidR="006A442A" w:rsidDel="00086953">
          <w:rPr>
            <w:rFonts w:asciiTheme="majorEastAsia" w:hAnsiTheme="majorEastAsia" w:cstheme="majorEastAsia"/>
          </w:rPr>
          <w:delText>. When</w:delText>
        </w:r>
        <w:r w:rsidR="00622E04" w:rsidDel="00086953">
          <w:rPr>
            <w:rFonts w:asciiTheme="majorEastAsia" w:hAnsiTheme="majorEastAsia" w:cstheme="majorEastAsia"/>
          </w:rPr>
          <w:delText xml:space="preserve"> </w:delText>
        </w:r>
        <w:r w:rsidR="006A442A" w:rsidDel="00086953">
          <w:rPr>
            <w:rFonts w:asciiTheme="majorEastAsia" w:hAnsiTheme="majorEastAsia" w:cstheme="majorEastAsia"/>
          </w:rPr>
          <w:delText>AMPA receptor</w:delText>
        </w:r>
        <w:r w:rsidR="007B6B34" w:rsidDel="00086953">
          <w:rPr>
            <w:rFonts w:asciiTheme="majorEastAsia" w:hAnsiTheme="majorEastAsia" w:cstheme="majorEastAsia"/>
          </w:rPr>
          <w:delText>s</w:delText>
        </w:r>
        <w:r w:rsidR="006A442A" w:rsidDel="00086953">
          <w:rPr>
            <w:rFonts w:asciiTheme="majorEastAsia" w:hAnsiTheme="majorEastAsia" w:cstheme="majorEastAsia"/>
          </w:rPr>
          <w:delText xml:space="preserve"> </w:delText>
        </w:r>
        <w:r w:rsidR="007B6B34" w:rsidDel="00086953">
          <w:rPr>
            <w:rFonts w:asciiTheme="majorEastAsia" w:hAnsiTheme="majorEastAsia" w:cstheme="majorEastAsia"/>
          </w:rPr>
          <w:delText xml:space="preserve">assemble </w:delText>
        </w:r>
        <w:r w:rsidR="006A442A" w:rsidDel="00086953">
          <w:rPr>
            <w:rFonts w:asciiTheme="majorEastAsia" w:hAnsiTheme="majorEastAsia" w:cstheme="majorEastAsia"/>
          </w:rPr>
          <w:delText>as a heteromer,</w:delText>
        </w:r>
        <w:r w:rsidR="004938D6" w:rsidDel="00086953">
          <w:rPr>
            <w:rFonts w:asciiTheme="majorEastAsia" w:hAnsiTheme="majorEastAsia" w:cstheme="majorEastAsia"/>
          </w:rPr>
          <w:delText xml:space="preserve"> the forms are </w:delText>
        </w:r>
        <w:r w:rsidR="00CF635F" w:rsidDel="00086953">
          <w:rPr>
            <w:rFonts w:asciiTheme="majorEastAsia" w:hAnsiTheme="majorEastAsia" w:cstheme="majorEastAsia"/>
          </w:rPr>
          <w:delText>limited because certain combination</w:delText>
        </w:r>
      </w:del>
      <w:ins w:id="346" w:author="Bamburg,James" w:date="2018-04-02T12:48:00Z">
        <w:del w:id="347" w:author="Yang,Qianhui (EID)" w:date="2018-06-19T16:58:00Z">
          <w:r w:rsidR="00BD401E" w:rsidDel="00086953">
            <w:rPr>
              <w:rFonts w:asciiTheme="majorEastAsia" w:hAnsiTheme="majorEastAsia" w:cstheme="majorEastAsia"/>
            </w:rPr>
            <w:delText>s are</w:delText>
          </w:r>
        </w:del>
      </w:ins>
      <w:del w:id="348" w:author="Yang,Qianhui (EID)" w:date="2018-06-19T16:58:00Z">
        <w:r w:rsidR="00CF635F" w:rsidDel="00086953">
          <w:rPr>
            <w:rFonts w:asciiTheme="majorEastAsia" w:hAnsiTheme="majorEastAsia" w:cstheme="majorEastAsia"/>
          </w:rPr>
          <w:delText xml:space="preserve"> is not allowed</w:delText>
        </w:r>
      </w:del>
      <w:ins w:id="349" w:author="Bamburg,James" w:date="2018-04-02T12:49:00Z">
        <w:del w:id="350" w:author="Yang,Qianhui (EID)" w:date="2018-06-19T16:58:00Z">
          <w:r w:rsidR="00BD401E" w:rsidDel="00086953">
            <w:rPr>
              <w:rFonts w:asciiTheme="majorEastAsia" w:hAnsiTheme="majorEastAsia" w:cstheme="majorEastAsia"/>
            </w:rPr>
            <w:delText>;</w:delText>
          </w:r>
        </w:del>
      </w:ins>
      <w:del w:id="351" w:author="Yang,Qianhui (EID)" w:date="2018-06-19T16:58:00Z">
        <w:r w:rsidR="00CF635F" w:rsidDel="00086953">
          <w:rPr>
            <w:rFonts w:asciiTheme="majorEastAsia" w:hAnsiTheme="majorEastAsia" w:cstheme="majorEastAsia"/>
          </w:rPr>
          <w:delText xml:space="preserve">, </w:delText>
        </w:r>
        <w:r w:rsidR="006A442A" w:rsidDel="00086953">
          <w:rPr>
            <w:rFonts w:asciiTheme="majorEastAsia" w:hAnsiTheme="majorEastAsia" w:cstheme="majorEastAsia"/>
          </w:rPr>
          <w:delText>the match of the different subunit</w:delText>
        </w:r>
      </w:del>
      <w:ins w:id="352" w:author="Bamburg,James" w:date="2018-04-02T12:49:00Z">
        <w:del w:id="353" w:author="Yang,Qianhui (EID)" w:date="2018-06-19T16:58:00Z">
          <w:r w:rsidR="00BD401E" w:rsidDel="00086953">
            <w:rPr>
              <w:rFonts w:asciiTheme="majorEastAsia" w:hAnsiTheme="majorEastAsia" w:cstheme="majorEastAsia"/>
            </w:rPr>
            <w:delText>s</w:delText>
          </w:r>
        </w:del>
      </w:ins>
      <w:del w:id="354" w:author="Yang,Qianhui (EID)" w:date="2018-06-19T16:58:00Z">
        <w:r w:rsidR="006A442A" w:rsidDel="00086953">
          <w:rPr>
            <w:rFonts w:asciiTheme="majorEastAsia" w:hAnsiTheme="majorEastAsia" w:cstheme="majorEastAsia"/>
          </w:rPr>
          <w:delText xml:space="preserve"> could </w:delText>
        </w:r>
        <w:r w:rsidR="00CF635F" w:rsidDel="00086953">
          <w:rPr>
            <w:rFonts w:asciiTheme="majorEastAsia" w:hAnsiTheme="majorEastAsia" w:cstheme="majorEastAsia"/>
          </w:rPr>
          <w:delText>only allow</w:delText>
        </w:r>
        <w:r w:rsidR="006A442A" w:rsidDel="00086953">
          <w:rPr>
            <w:rFonts w:asciiTheme="majorEastAsia" w:hAnsiTheme="majorEastAsia" w:cstheme="majorEastAsia"/>
          </w:rPr>
          <w:delText xml:space="preserve"> t</w:delText>
        </w:r>
        <w:r w:rsidR="00CF635F" w:rsidDel="00086953">
          <w:rPr>
            <w:rFonts w:asciiTheme="majorEastAsia" w:hAnsiTheme="majorEastAsia" w:cstheme="majorEastAsia"/>
          </w:rPr>
          <w:delText xml:space="preserve">he </w:delText>
        </w:r>
        <w:r w:rsidR="007B6B34" w:rsidDel="00086953">
          <w:rPr>
            <w:rFonts w:asciiTheme="majorEastAsia" w:hAnsiTheme="majorEastAsia" w:cstheme="majorEastAsia"/>
          </w:rPr>
          <w:delText xml:space="preserve">formation of </w:delText>
        </w:r>
        <w:r w:rsidR="006A442A" w:rsidDel="00086953">
          <w:rPr>
            <w:rFonts w:asciiTheme="majorEastAsia" w:hAnsiTheme="majorEastAsia" w:cstheme="majorEastAsia"/>
          </w:rPr>
          <w:delText>A/C and B/D dimer</w:delText>
        </w:r>
        <w:r w:rsidR="007B6B34" w:rsidDel="00086953">
          <w:rPr>
            <w:rFonts w:asciiTheme="majorEastAsia" w:hAnsiTheme="majorEastAsia" w:cstheme="majorEastAsia"/>
          </w:rPr>
          <w:delText>s.</w:delText>
        </w:r>
        <w:r w:rsidR="000C1577" w:rsidDel="00086953">
          <w:rPr>
            <w:rFonts w:asciiTheme="majorEastAsia" w:hAnsiTheme="majorEastAsia" w:cstheme="majorEastAsia"/>
          </w:rPr>
          <w:delText xml:space="preserve"> </w:delText>
        </w:r>
        <w:r w:rsidR="007B6B34" w:rsidDel="00086953">
          <w:rPr>
            <w:rFonts w:asciiTheme="majorEastAsia" w:hAnsiTheme="majorEastAsia" w:cstheme="majorEastAsia"/>
          </w:rPr>
          <w:delText>I</w:delText>
        </w:r>
        <w:r w:rsidR="00670FBD" w:rsidDel="00086953">
          <w:rPr>
            <w:rFonts w:asciiTheme="majorEastAsia" w:hAnsiTheme="majorEastAsia" w:cstheme="majorEastAsia"/>
          </w:rPr>
          <w:delText xml:space="preserve">n this structure, ATDs and LBDs </w:delText>
        </w:r>
        <w:r w:rsidR="00674438" w:rsidDel="00086953">
          <w:rPr>
            <w:rFonts w:asciiTheme="majorEastAsia" w:hAnsiTheme="majorEastAsia" w:cstheme="majorEastAsia"/>
          </w:rPr>
          <w:delText>from different subunit</w:delText>
        </w:r>
        <w:r w:rsidR="007B6B34" w:rsidDel="00086953">
          <w:rPr>
            <w:rFonts w:asciiTheme="majorEastAsia" w:hAnsiTheme="majorEastAsia" w:cstheme="majorEastAsia"/>
          </w:rPr>
          <w:delText>s</w:delText>
        </w:r>
        <w:r w:rsidR="00674438" w:rsidDel="00086953">
          <w:rPr>
            <w:rFonts w:asciiTheme="majorEastAsia" w:hAnsiTheme="majorEastAsia" w:cstheme="majorEastAsia"/>
          </w:rPr>
          <w:delText xml:space="preserve"> </w:delText>
        </w:r>
        <w:r w:rsidR="00670FBD" w:rsidDel="00086953">
          <w:rPr>
            <w:rFonts w:asciiTheme="majorEastAsia" w:hAnsiTheme="majorEastAsia" w:cstheme="majorEastAsia"/>
          </w:rPr>
          <w:delText xml:space="preserve">can interact with each </w:delText>
        </w:r>
        <w:r w:rsidR="00670FBD" w:rsidRPr="00305659" w:rsidDel="00086953">
          <w:rPr>
            <w:rFonts w:asciiTheme="majorEastAsia" w:hAnsiTheme="majorEastAsia" w:cstheme="majorEastAsia"/>
          </w:rPr>
          <w:delText xml:space="preserve">other </w:delText>
        </w:r>
        <w:r w:rsidR="00CF635F" w:rsidRPr="00305659" w:rsidDel="00086953">
          <w:rPr>
            <w:rFonts w:asciiTheme="majorEastAsia" w:hAnsiTheme="majorEastAsia" w:cstheme="majorEastAsia"/>
          </w:rPr>
          <w:delText>mediated by</w:delText>
        </w:r>
        <w:r w:rsidR="00670FBD" w:rsidRPr="00305659" w:rsidDel="00086953">
          <w:rPr>
            <w:rFonts w:asciiTheme="majorEastAsia" w:hAnsiTheme="majorEastAsia" w:cstheme="majorEastAsia"/>
          </w:rPr>
          <w:delText xml:space="preserve"> ATD-S1 amino acid </w:delText>
        </w:r>
        <w:r w:rsidR="00A06FD7" w:rsidRPr="00305659" w:rsidDel="00086953">
          <w:rPr>
            <w:rFonts w:asciiTheme="majorEastAsia" w:hAnsiTheme="majorEastAsia" w:cstheme="majorEastAsia"/>
          </w:rPr>
          <w:delText>linker,</w:delText>
        </w:r>
        <w:r w:rsidR="008A6E1A" w:rsidRPr="00305659" w:rsidDel="00086953">
          <w:rPr>
            <w:rFonts w:asciiTheme="majorEastAsia" w:hAnsiTheme="majorEastAsia" w:cstheme="majorEastAsia"/>
          </w:rPr>
          <w:delText xml:space="preserve"> which is the amino acid link</w:delText>
        </w:r>
      </w:del>
      <w:ins w:id="355" w:author="Bamburg,James" w:date="2018-04-02T12:49:00Z">
        <w:del w:id="356" w:author="Yang,Qianhui (EID)" w:date="2018-06-19T16:58:00Z">
          <w:r w:rsidR="00BD401E" w:rsidDel="00086953">
            <w:rPr>
              <w:rFonts w:asciiTheme="majorEastAsia" w:hAnsiTheme="majorEastAsia" w:cstheme="majorEastAsia"/>
            </w:rPr>
            <w:delText>s</w:delText>
          </w:r>
        </w:del>
      </w:ins>
      <w:del w:id="357" w:author="Yang,Qianhui (EID)" w:date="2018-06-19T16:58:00Z">
        <w:r w:rsidR="008A6E1A" w:rsidRPr="00305659" w:rsidDel="00086953">
          <w:rPr>
            <w:rFonts w:asciiTheme="majorEastAsia" w:hAnsiTheme="majorEastAsia" w:cstheme="majorEastAsia"/>
          </w:rPr>
          <w:delText>er between the ATD and LBD domain</w:delText>
        </w:r>
      </w:del>
      <w:ins w:id="358" w:author="Bamburg,James" w:date="2018-04-02T12:49:00Z">
        <w:del w:id="359" w:author="Yang,Qianhui (EID)" w:date="2018-06-19T16:58:00Z">
          <w:r w:rsidR="00BD401E" w:rsidDel="00086953">
            <w:rPr>
              <w:rFonts w:asciiTheme="majorEastAsia" w:hAnsiTheme="majorEastAsia" w:cstheme="majorEastAsia"/>
            </w:rPr>
            <w:delText>s</w:delText>
          </w:r>
        </w:del>
      </w:ins>
      <w:del w:id="360" w:author="Yang,Qianhui (EID)" w:date="2018-06-19T16:58:00Z">
        <w:r w:rsidR="008A6E1A" w:rsidRPr="00305659" w:rsidDel="00086953">
          <w:rPr>
            <w:rFonts w:asciiTheme="majorEastAsia" w:hAnsiTheme="majorEastAsia" w:cstheme="majorEastAsia"/>
          </w:rPr>
          <w:delText xml:space="preserve"> </w:delText>
        </w:r>
        <w:r w:rsidR="009C1801" w:rsidRPr="00305659" w:rsidDel="00086953">
          <w:rPr>
            <w:rFonts w:asciiTheme="majorEastAsia" w:hAnsiTheme="majorEastAsia" w:cstheme="majorEastAsia"/>
          </w:rPr>
          <w:delText>mediat</w:delText>
        </w:r>
        <w:r w:rsidR="000F4711" w:rsidDel="00086953">
          <w:rPr>
            <w:rFonts w:asciiTheme="majorEastAsia" w:hAnsiTheme="majorEastAsia" w:cstheme="majorEastAsia"/>
          </w:rPr>
          <w:delText>e.</w:delText>
        </w:r>
        <w:r w:rsidR="009C1801" w:rsidRPr="00305659" w:rsidDel="00086953">
          <w:rPr>
            <w:rFonts w:asciiTheme="majorEastAsia" w:hAnsiTheme="majorEastAsia" w:cstheme="majorEastAsia"/>
          </w:rPr>
          <w:delText xml:space="preserve"> </w:delText>
        </w:r>
      </w:del>
      <w:ins w:id="361" w:author="Bamburg,James" w:date="2018-04-02T12:51:00Z">
        <w:del w:id="362" w:author="Yang,Qianhui (EID)" w:date="2018-06-19T16:58:00Z">
          <w:r w:rsidR="00BD401E" w:rsidDel="00086953">
            <w:rPr>
              <w:rFonts w:asciiTheme="majorEastAsia" w:hAnsiTheme="majorEastAsia" w:cstheme="majorEastAsia"/>
            </w:rPr>
            <w:delText xml:space="preserve">The </w:delText>
          </w:r>
        </w:del>
      </w:ins>
      <w:del w:id="363" w:author="Yang,Qianhui (EID)" w:date="2018-06-19T16:58:00Z">
        <w:r w:rsidR="009C1801" w:rsidRPr="00305659" w:rsidDel="00086953">
          <w:rPr>
            <w:rFonts w:asciiTheme="majorEastAsia" w:hAnsiTheme="majorEastAsia" w:cstheme="majorEastAsia"/>
          </w:rPr>
          <w:delText>ATD-S1 linker ha</w:delText>
        </w:r>
      </w:del>
      <w:ins w:id="364" w:author="Bamburg,James" w:date="2018-04-02T12:51:00Z">
        <w:del w:id="365" w:author="Yang,Qianhui (EID)" w:date="2018-06-19T16:58:00Z">
          <w:r w:rsidR="00BD401E" w:rsidDel="00086953">
            <w:rPr>
              <w:rFonts w:asciiTheme="majorEastAsia" w:hAnsiTheme="majorEastAsia" w:cstheme="majorEastAsia"/>
            </w:rPr>
            <w:delText>s</w:delText>
          </w:r>
        </w:del>
      </w:ins>
      <w:del w:id="366" w:author="Yang,Qianhui (EID)" w:date="2018-06-19T16:58:00Z">
        <w:r w:rsidR="009C1801" w:rsidRPr="00305659" w:rsidDel="00086953">
          <w:rPr>
            <w:rFonts w:asciiTheme="majorEastAsia" w:hAnsiTheme="majorEastAsia" w:cstheme="majorEastAsia"/>
          </w:rPr>
          <w:delText>ve</w:delText>
        </w:r>
      </w:del>
      <w:ins w:id="367" w:author="Bamburg,James" w:date="2018-04-02T12:51:00Z">
        <w:del w:id="368" w:author="Yang,Qianhui (EID)" w:date="2018-06-19T16:58:00Z">
          <w:r w:rsidR="00BD401E" w:rsidDel="00086953">
            <w:rPr>
              <w:rFonts w:asciiTheme="majorEastAsia" w:hAnsiTheme="majorEastAsia" w:cstheme="majorEastAsia"/>
            </w:rPr>
            <w:delText xml:space="preserve"> a</w:delText>
          </w:r>
        </w:del>
      </w:ins>
      <w:del w:id="369" w:author="Yang,Qianhui (EID)" w:date="2018-06-19T16:58:00Z">
        <w:r w:rsidR="009C1801" w:rsidRPr="00305659" w:rsidDel="00086953">
          <w:rPr>
            <w:rFonts w:asciiTheme="majorEastAsia" w:hAnsiTheme="majorEastAsia" w:cstheme="majorEastAsia"/>
          </w:rPr>
          <w:delText xml:space="preserve"> different length between A/C and B/D, so it limits the combination</w:delText>
        </w:r>
      </w:del>
      <w:ins w:id="370" w:author="Bamburg,James" w:date="2018-04-02T12:51:00Z">
        <w:del w:id="371" w:author="Yang,Qianhui (EID)" w:date="2018-06-19T16:58:00Z">
          <w:r w:rsidR="00BD401E" w:rsidDel="00086953">
            <w:rPr>
              <w:rFonts w:asciiTheme="majorEastAsia" w:hAnsiTheme="majorEastAsia" w:cstheme="majorEastAsia"/>
            </w:rPr>
            <w:delText>s</w:delText>
          </w:r>
        </w:del>
      </w:ins>
      <w:del w:id="372" w:author="Yang,Qianhui (EID)" w:date="2018-06-19T16:58:00Z">
        <w:r w:rsidR="009C1801" w:rsidRPr="00305659" w:rsidDel="00086953">
          <w:rPr>
            <w:rFonts w:asciiTheme="majorEastAsia" w:hAnsiTheme="majorEastAsia" w:cstheme="majorEastAsia"/>
          </w:rPr>
          <w:delText xml:space="preserve"> of the subunits in AMPA receptors</w:delText>
        </w:r>
        <w:r w:rsidR="009C1801" w:rsidRPr="00305659" w:rsidDel="00086953">
          <w:rPr>
            <w:rFonts w:asciiTheme="majorEastAsia" w:hAnsiTheme="majorEastAsia" w:cstheme="majorEastAsia"/>
            <w:vertAlign w:val="superscript"/>
          </w:rPr>
          <w:delText>5</w:delText>
        </w:r>
        <w:r w:rsidR="00305659" w:rsidDel="00086953">
          <w:rPr>
            <w:rFonts w:asciiTheme="majorEastAsia" w:hAnsiTheme="majorEastAsia" w:cstheme="majorEastAsia"/>
            <w:vertAlign w:val="superscript"/>
          </w:rPr>
          <w:delText>6</w:delText>
        </w:r>
        <w:r w:rsidR="009C1801" w:rsidRPr="00305659" w:rsidDel="00086953">
          <w:rPr>
            <w:rFonts w:asciiTheme="majorEastAsia" w:hAnsiTheme="majorEastAsia" w:cstheme="majorEastAsia"/>
          </w:rPr>
          <w:delText xml:space="preserve">. </w:delText>
        </w:r>
        <w:r w:rsidR="009A4AF0" w:rsidRPr="00305659" w:rsidDel="00086953">
          <w:rPr>
            <w:rFonts w:asciiTheme="majorEastAsia" w:hAnsiTheme="majorEastAsia" w:cstheme="majorEastAsia"/>
          </w:rPr>
          <w:delText>In</w:delText>
        </w:r>
        <w:r w:rsidR="009A4AF0" w:rsidDel="00086953">
          <w:rPr>
            <w:rFonts w:asciiTheme="majorEastAsia" w:hAnsiTheme="majorEastAsia" w:cstheme="majorEastAsia"/>
          </w:rPr>
          <w:delText xml:space="preserve"> NMDA receptors, </w:delText>
        </w:r>
        <w:r w:rsidR="00195129" w:rsidDel="00086953">
          <w:rPr>
            <w:rFonts w:asciiTheme="majorEastAsia" w:hAnsiTheme="majorEastAsia" w:cstheme="majorEastAsia"/>
          </w:rPr>
          <w:delText xml:space="preserve">the subunits </w:delText>
        </w:r>
        <w:r w:rsidR="009A4AF0" w:rsidDel="00086953">
          <w:rPr>
            <w:rFonts w:asciiTheme="majorEastAsia" w:hAnsiTheme="majorEastAsia" w:cstheme="majorEastAsia"/>
          </w:rPr>
          <w:delText xml:space="preserve">GluN1 and GluN3 provide </w:delText>
        </w:r>
      </w:del>
      <w:ins w:id="373" w:author="Bamburg,James" w:date="2018-04-02T12:52:00Z">
        <w:del w:id="374" w:author="Yang,Qianhui (EID)" w:date="2018-06-19T16:58:00Z">
          <w:r w:rsidR="00BD401E" w:rsidDel="00086953">
            <w:rPr>
              <w:rFonts w:asciiTheme="majorEastAsia" w:hAnsiTheme="majorEastAsia" w:cstheme="majorEastAsia"/>
            </w:rPr>
            <w:delText xml:space="preserve">the </w:delText>
          </w:r>
        </w:del>
      </w:ins>
      <w:del w:id="375" w:author="Yang,Qianhui (EID)" w:date="2018-06-19T16:58:00Z">
        <w:r w:rsidR="009A4AF0" w:rsidDel="00086953">
          <w:rPr>
            <w:rFonts w:asciiTheme="majorEastAsia" w:hAnsiTheme="majorEastAsia" w:cstheme="majorEastAsia"/>
          </w:rPr>
          <w:delText xml:space="preserve">binding sites for glycine while GluN2 </w:delText>
        </w:r>
        <w:r w:rsidR="00195129" w:rsidDel="00086953">
          <w:rPr>
            <w:rFonts w:asciiTheme="majorEastAsia" w:hAnsiTheme="majorEastAsia" w:cstheme="majorEastAsia"/>
          </w:rPr>
          <w:delText xml:space="preserve">subunits </w:delText>
        </w:r>
        <w:r w:rsidR="009A4AF0" w:rsidDel="00086953">
          <w:rPr>
            <w:rFonts w:asciiTheme="majorEastAsia" w:hAnsiTheme="majorEastAsia" w:cstheme="majorEastAsia"/>
          </w:rPr>
          <w:delText xml:space="preserve">provide </w:delText>
        </w:r>
        <w:r w:rsidR="00195129" w:rsidDel="00086953">
          <w:rPr>
            <w:rFonts w:asciiTheme="majorEastAsia" w:hAnsiTheme="majorEastAsia" w:cstheme="majorEastAsia"/>
          </w:rPr>
          <w:delText xml:space="preserve">the </w:delText>
        </w:r>
        <w:r w:rsidR="009A4AF0" w:rsidDel="00086953">
          <w:rPr>
            <w:rFonts w:asciiTheme="majorEastAsia" w:hAnsiTheme="majorEastAsia" w:cstheme="majorEastAsia"/>
          </w:rPr>
          <w:delText>binding site for glutamate</w:delText>
        </w:r>
        <w:r w:rsidR="00195129" w:rsidDel="00086953">
          <w:rPr>
            <w:rFonts w:asciiTheme="majorEastAsia" w:hAnsiTheme="majorEastAsia" w:cstheme="majorEastAsia"/>
          </w:rPr>
          <w:delText>.</w:delText>
        </w:r>
        <w:r w:rsidR="009D4C68" w:rsidDel="00086953">
          <w:rPr>
            <w:rFonts w:asciiTheme="majorEastAsia" w:hAnsiTheme="majorEastAsia" w:cstheme="majorEastAsia"/>
          </w:rPr>
          <w:delText xml:space="preserve"> </w:delText>
        </w:r>
        <w:r w:rsidR="00195129" w:rsidDel="00086953">
          <w:rPr>
            <w:rFonts w:asciiTheme="majorEastAsia" w:hAnsiTheme="majorEastAsia" w:cstheme="majorEastAsia"/>
          </w:rPr>
          <w:delText>T</w:delText>
        </w:r>
        <w:r w:rsidR="009D4C68" w:rsidDel="00086953">
          <w:rPr>
            <w:rFonts w:asciiTheme="majorEastAsia" w:hAnsiTheme="majorEastAsia" w:cstheme="majorEastAsia"/>
          </w:rPr>
          <w:delText>he function of the NMDA receptor require</w:delText>
        </w:r>
        <w:r w:rsidR="00195129" w:rsidDel="00086953">
          <w:rPr>
            <w:rFonts w:asciiTheme="majorEastAsia" w:hAnsiTheme="majorEastAsia" w:cstheme="majorEastAsia"/>
          </w:rPr>
          <w:delText>s</w:delText>
        </w:r>
        <w:r w:rsidR="009D4C68" w:rsidDel="00086953">
          <w:rPr>
            <w:rFonts w:asciiTheme="majorEastAsia" w:hAnsiTheme="majorEastAsia" w:cstheme="majorEastAsia"/>
          </w:rPr>
          <w:delText xml:space="preserve"> the binding of both glycine and glutamate</w:delText>
        </w:r>
        <w:r w:rsidR="00D914BD" w:rsidDel="00086953">
          <w:rPr>
            <w:rFonts w:asciiTheme="majorEastAsia" w:hAnsiTheme="majorEastAsia" w:cstheme="majorEastAsia"/>
            <w:vertAlign w:val="superscript"/>
          </w:rPr>
          <w:delText>5</w:delText>
        </w:r>
        <w:r w:rsidR="00305659" w:rsidDel="00086953">
          <w:rPr>
            <w:rFonts w:asciiTheme="majorEastAsia" w:hAnsiTheme="majorEastAsia" w:cstheme="majorEastAsia"/>
            <w:vertAlign w:val="superscript"/>
          </w:rPr>
          <w:delText>8</w:delText>
        </w:r>
        <w:r w:rsidR="009D4C68" w:rsidDel="00086953">
          <w:rPr>
            <w:rFonts w:asciiTheme="majorEastAsia" w:hAnsiTheme="majorEastAsia" w:cstheme="majorEastAsia"/>
          </w:rPr>
          <w:delText xml:space="preserve"> </w:delText>
        </w:r>
        <w:r w:rsidR="00B47925" w:rsidDel="00086953">
          <w:rPr>
            <w:rFonts w:asciiTheme="majorEastAsia" w:hAnsiTheme="majorEastAsia" w:cstheme="majorEastAsia"/>
          </w:rPr>
          <w:delText>GluN1 can form tetramer</w:delText>
        </w:r>
        <w:r w:rsidR="00195129" w:rsidDel="00086953">
          <w:rPr>
            <w:rFonts w:asciiTheme="majorEastAsia" w:hAnsiTheme="majorEastAsia" w:cstheme="majorEastAsia"/>
          </w:rPr>
          <w:delText>s</w:delText>
        </w:r>
        <w:r w:rsidR="00B47925" w:rsidDel="00086953">
          <w:rPr>
            <w:rFonts w:asciiTheme="majorEastAsia" w:hAnsiTheme="majorEastAsia" w:cstheme="majorEastAsia"/>
          </w:rPr>
          <w:delText xml:space="preserve"> with different isoform</w:delText>
        </w:r>
        <w:r w:rsidR="00195129" w:rsidDel="00086953">
          <w:rPr>
            <w:rFonts w:asciiTheme="majorEastAsia" w:hAnsiTheme="majorEastAsia" w:cstheme="majorEastAsia"/>
          </w:rPr>
          <w:delText>s</w:delText>
        </w:r>
        <w:r w:rsidR="00B47925" w:rsidDel="00086953">
          <w:rPr>
            <w:rFonts w:asciiTheme="majorEastAsia" w:hAnsiTheme="majorEastAsia" w:cstheme="majorEastAsia"/>
          </w:rPr>
          <w:delText xml:space="preserve"> of GluN2 </w:delText>
        </w:r>
        <w:r w:rsidR="00195129" w:rsidDel="00086953">
          <w:rPr>
            <w:rFonts w:asciiTheme="majorEastAsia" w:hAnsiTheme="majorEastAsia" w:cstheme="majorEastAsia"/>
          </w:rPr>
          <w:delText>and these differ in various brain regions,</w:delText>
        </w:r>
        <w:r w:rsidR="00B47925" w:rsidDel="00086953">
          <w:rPr>
            <w:rFonts w:asciiTheme="majorEastAsia" w:hAnsiTheme="majorEastAsia" w:cstheme="majorEastAsia"/>
          </w:rPr>
          <w:delText xml:space="preserve"> but the different </w:delText>
        </w:r>
        <w:r w:rsidR="00195129" w:rsidDel="00086953">
          <w:rPr>
            <w:rFonts w:asciiTheme="majorEastAsia" w:hAnsiTheme="majorEastAsia" w:cstheme="majorEastAsia"/>
          </w:rPr>
          <w:delText xml:space="preserve">subunit </w:delText>
        </w:r>
        <w:r w:rsidR="00B47925" w:rsidDel="00086953">
          <w:rPr>
            <w:rFonts w:asciiTheme="majorEastAsia" w:hAnsiTheme="majorEastAsia" w:cstheme="majorEastAsia"/>
          </w:rPr>
          <w:delText xml:space="preserve">combinations </w:delText>
        </w:r>
      </w:del>
      <w:ins w:id="376" w:author="Bamburg,James" w:date="2018-04-02T12:53:00Z">
        <w:del w:id="377" w:author="Yang,Qianhui (EID)" w:date="2018-06-19T16:58:00Z">
          <w:r w:rsidR="00BD401E" w:rsidDel="00086953">
            <w:rPr>
              <w:rFonts w:asciiTheme="majorEastAsia" w:hAnsiTheme="majorEastAsia" w:cstheme="majorEastAsia"/>
            </w:rPr>
            <w:delText xml:space="preserve">are differentially localized in brain although they </w:delText>
          </w:r>
        </w:del>
      </w:ins>
      <w:del w:id="378" w:author="Yang,Qianhui (EID)" w:date="2018-06-19T16:58:00Z">
        <w:r w:rsidR="00B47925" w:rsidDel="00086953">
          <w:rPr>
            <w:rFonts w:asciiTheme="majorEastAsia" w:hAnsiTheme="majorEastAsia" w:cstheme="majorEastAsia"/>
          </w:rPr>
          <w:delText xml:space="preserve">are less </w:delText>
        </w:r>
        <w:r w:rsidR="00195129" w:rsidDel="00086953">
          <w:rPr>
            <w:rFonts w:asciiTheme="majorEastAsia" w:hAnsiTheme="majorEastAsia" w:cstheme="majorEastAsia"/>
          </w:rPr>
          <w:delText xml:space="preserve">well </w:delText>
        </w:r>
        <w:r w:rsidR="00B47925" w:rsidDel="00086953">
          <w:rPr>
            <w:rFonts w:asciiTheme="majorEastAsia" w:hAnsiTheme="majorEastAsia" w:cstheme="majorEastAsia"/>
          </w:rPr>
          <w:delText>understood in terms of their function</w:delText>
        </w:r>
        <w:r w:rsidR="00B379BF" w:rsidDel="00086953">
          <w:rPr>
            <w:rFonts w:asciiTheme="majorEastAsia" w:hAnsiTheme="majorEastAsia" w:cstheme="majorEastAsia"/>
            <w:vertAlign w:val="superscript"/>
          </w:rPr>
          <w:delText>5</w:delText>
        </w:r>
        <w:r w:rsidR="00305659" w:rsidDel="00086953">
          <w:rPr>
            <w:rFonts w:asciiTheme="majorEastAsia" w:hAnsiTheme="majorEastAsia" w:cstheme="majorEastAsia"/>
            <w:vertAlign w:val="superscript"/>
          </w:rPr>
          <w:delText>9</w:delText>
        </w:r>
        <w:r w:rsidR="00B47925" w:rsidDel="00086953">
          <w:rPr>
            <w:rFonts w:asciiTheme="majorEastAsia" w:hAnsiTheme="majorEastAsia" w:cstheme="majorEastAsia"/>
          </w:rPr>
          <w:delText xml:space="preserve">. </w:delText>
        </w:r>
        <w:r w:rsidR="005B57E7" w:rsidDel="00086953">
          <w:rPr>
            <w:rFonts w:asciiTheme="majorEastAsia" w:hAnsiTheme="majorEastAsia" w:cstheme="majorEastAsia"/>
          </w:rPr>
          <w:delText xml:space="preserve">The glutamate receptors are assembled in the endoplasmic reticulum and then </w:delText>
        </w:r>
        <w:r w:rsidR="00D949DF" w:rsidDel="00086953">
          <w:rPr>
            <w:rFonts w:asciiTheme="majorEastAsia" w:hAnsiTheme="majorEastAsia" w:cstheme="majorEastAsia"/>
          </w:rPr>
          <w:delText>transport</w:delText>
        </w:r>
        <w:r w:rsidR="000F4711" w:rsidDel="00086953">
          <w:rPr>
            <w:rFonts w:asciiTheme="majorEastAsia" w:hAnsiTheme="majorEastAsia" w:cstheme="majorEastAsia"/>
          </w:rPr>
          <w:delText>ed t</w:delText>
        </w:r>
        <w:r w:rsidR="00D949DF" w:rsidDel="00086953">
          <w:rPr>
            <w:rFonts w:asciiTheme="majorEastAsia" w:hAnsiTheme="majorEastAsia" w:cstheme="majorEastAsia"/>
          </w:rPr>
          <w:delText>o the membrane</w:delText>
        </w:r>
        <w:r w:rsidR="006E7E9D" w:rsidDel="00086953">
          <w:rPr>
            <w:rFonts w:asciiTheme="majorEastAsia" w:hAnsiTheme="majorEastAsia" w:cstheme="majorEastAsia"/>
          </w:rPr>
          <w:delText xml:space="preserve"> through the G</w:delText>
        </w:r>
        <w:r w:rsidR="00305659" w:rsidDel="00086953">
          <w:rPr>
            <w:rFonts w:asciiTheme="majorEastAsia" w:hAnsiTheme="majorEastAsia" w:cstheme="majorEastAsia"/>
          </w:rPr>
          <w:delText>olgi</w:delText>
        </w:r>
        <w:r w:rsidR="00D949DF" w:rsidDel="00086953">
          <w:rPr>
            <w:rFonts w:asciiTheme="majorEastAsia" w:hAnsiTheme="majorEastAsia" w:cstheme="majorEastAsia"/>
          </w:rPr>
          <w:delText xml:space="preserve">, </w:delText>
        </w:r>
      </w:del>
      <w:ins w:id="379" w:author="Bamburg,James" w:date="2018-04-02T12:54:00Z">
        <w:del w:id="380" w:author="Yang,Qianhui (EID)" w:date="2018-06-19T16:58:00Z">
          <w:r w:rsidR="00BD401E" w:rsidDel="00086953">
            <w:rPr>
              <w:rFonts w:asciiTheme="majorEastAsia" w:hAnsiTheme="majorEastAsia" w:cstheme="majorEastAsia"/>
            </w:rPr>
            <w:delText xml:space="preserve">although </w:delText>
          </w:r>
        </w:del>
      </w:ins>
      <w:del w:id="381" w:author="Yang,Qianhui (EID)" w:date="2018-06-19T16:58:00Z">
        <w:r w:rsidR="00D949DF" w:rsidDel="00086953">
          <w:rPr>
            <w:rFonts w:asciiTheme="majorEastAsia" w:hAnsiTheme="majorEastAsia" w:cstheme="majorEastAsia"/>
          </w:rPr>
          <w:delText>ligands and chaperones are required for the</w:delText>
        </w:r>
      </w:del>
      <w:ins w:id="382" w:author="Bamburg,James" w:date="2018-04-02T12:54:00Z">
        <w:del w:id="383" w:author="Yang,Qianhui (EID)" w:date="2018-06-19T16:58:00Z">
          <w:r w:rsidR="00BD401E" w:rsidDel="00086953">
            <w:rPr>
              <w:rFonts w:asciiTheme="majorEastAsia" w:hAnsiTheme="majorEastAsia" w:cstheme="majorEastAsia"/>
            </w:rPr>
            <w:delText>ir</w:delText>
          </w:r>
        </w:del>
      </w:ins>
      <w:del w:id="384" w:author="Yang,Qianhui (EID)" w:date="2018-06-19T16:58:00Z">
        <w:r w:rsidR="00D949DF" w:rsidDel="00086953">
          <w:rPr>
            <w:rFonts w:asciiTheme="majorEastAsia" w:hAnsiTheme="majorEastAsia" w:cstheme="majorEastAsia"/>
          </w:rPr>
          <w:delText xml:space="preserve"> folding and transportation</w:delText>
        </w:r>
        <w:r w:rsidR="00305659" w:rsidDel="00086953">
          <w:rPr>
            <w:rFonts w:asciiTheme="majorEastAsia" w:hAnsiTheme="majorEastAsia" w:cstheme="majorEastAsia"/>
            <w:vertAlign w:val="superscript"/>
          </w:rPr>
          <w:delText>61</w:delText>
        </w:r>
        <w:r w:rsidR="00D949DF" w:rsidDel="00086953">
          <w:rPr>
            <w:rFonts w:asciiTheme="majorEastAsia" w:hAnsiTheme="majorEastAsia" w:cstheme="majorEastAsia"/>
          </w:rPr>
          <w:delText xml:space="preserve">. </w:delText>
        </w:r>
        <w:r w:rsidR="005B57E7" w:rsidDel="00086953">
          <w:rPr>
            <w:rFonts w:asciiTheme="majorEastAsia" w:hAnsiTheme="majorEastAsia" w:cstheme="majorEastAsia"/>
          </w:rPr>
          <w:delText xml:space="preserve"> </w:delText>
        </w:r>
        <w:r w:rsidR="00A60CAC" w:rsidDel="00086953">
          <w:rPr>
            <w:rFonts w:asciiTheme="majorEastAsia" w:hAnsiTheme="majorEastAsia" w:cstheme="majorEastAsia"/>
          </w:rPr>
          <w:delText>In terms of the assembly</w:delText>
        </w:r>
      </w:del>
      <w:ins w:id="385" w:author="Bamburg,James" w:date="2018-04-02T12:55:00Z">
        <w:del w:id="386" w:author="Yang,Qianhui (EID)" w:date="2018-06-19T16:58:00Z">
          <w:r w:rsidR="00BD401E" w:rsidDel="00086953">
            <w:rPr>
              <w:rFonts w:asciiTheme="majorEastAsia" w:hAnsiTheme="majorEastAsia" w:cstheme="majorEastAsia"/>
            </w:rPr>
            <w:delText>,</w:delText>
          </w:r>
        </w:del>
      </w:ins>
      <w:del w:id="387" w:author="Yang,Qianhui (EID)" w:date="2018-06-19T16:58:00Z">
        <w:r w:rsidR="00A60CAC" w:rsidDel="00086953">
          <w:rPr>
            <w:rFonts w:asciiTheme="majorEastAsia" w:hAnsiTheme="majorEastAsia" w:cstheme="majorEastAsia"/>
          </w:rPr>
          <w:delText xml:space="preserve"> of the </w:delText>
        </w:r>
        <w:r w:rsidR="001F77DA" w:rsidDel="00086953">
          <w:rPr>
            <w:rFonts w:asciiTheme="majorEastAsia" w:hAnsiTheme="majorEastAsia" w:cstheme="majorEastAsia"/>
          </w:rPr>
          <w:delText>AMPA</w:delText>
        </w:r>
        <w:r w:rsidR="00195129" w:rsidDel="00086953">
          <w:rPr>
            <w:rFonts w:asciiTheme="majorEastAsia" w:hAnsiTheme="majorEastAsia" w:cstheme="majorEastAsia"/>
          </w:rPr>
          <w:delText>R</w:delText>
        </w:r>
        <w:r w:rsidR="00A60CAC" w:rsidDel="00086953">
          <w:rPr>
            <w:rFonts w:asciiTheme="majorEastAsia" w:hAnsiTheme="majorEastAsia" w:cstheme="majorEastAsia"/>
          </w:rPr>
          <w:delText xml:space="preserve">, </w:delText>
        </w:r>
        <w:r w:rsidR="001F77DA" w:rsidDel="00086953">
          <w:rPr>
            <w:rFonts w:asciiTheme="majorEastAsia" w:hAnsiTheme="majorEastAsia" w:cstheme="majorEastAsia"/>
          </w:rPr>
          <w:delText xml:space="preserve">it forms </w:delText>
        </w:r>
        <w:r w:rsidR="00195129" w:rsidDel="00086953">
          <w:rPr>
            <w:rFonts w:asciiTheme="majorEastAsia" w:hAnsiTheme="majorEastAsia" w:cstheme="majorEastAsia"/>
          </w:rPr>
          <w:delText xml:space="preserve">a </w:delText>
        </w:r>
        <w:r w:rsidR="001F77DA" w:rsidDel="00086953">
          <w:rPr>
            <w:rFonts w:asciiTheme="majorEastAsia" w:hAnsiTheme="majorEastAsia" w:cstheme="majorEastAsia"/>
          </w:rPr>
          <w:delText xml:space="preserve">dimer first which </w:delText>
        </w:r>
        <w:r w:rsidR="00195129" w:rsidDel="00086953">
          <w:rPr>
            <w:rFonts w:asciiTheme="majorEastAsia" w:hAnsiTheme="majorEastAsia" w:cstheme="majorEastAsia"/>
          </w:rPr>
          <w:delText xml:space="preserve">is </w:delText>
        </w:r>
        <w:r w:rsidR="001F77DA" w:rsidDel="00086953">
          <w:rPr>
            <w:rFonts w:asciiTheme="majorEastAsia" w:hAnsiTheme="majorEastAsia" w:cstheme="majorEastAsia"/>
          </w:rPr>
          <w:delText>mediated by ATD interaction</w:delText>
        </w:r>
        <w:r w:rsidR="00195129" w:rsidDel="00086953">
          <w:rPr>
            <w:rFonts w:asciiTheme="majorEastAsia" w:hAnsiTheme="majorEastAsia" w:cstheme="majorEastAsia"/>
          </w:rPr>
          <w:delText>s</w:delText>
        </w:r>
        <w:r w:rsidR="001F77DA" w:rsidDel="00086953">
          <w:rPr>
            <w:rFonts w:asciiTheme="majorEastAsia" w:hAnsiTheme="majorEastAsia" w:cstheme="majorEastAsia"/>
          </w:rPr>
          <w:delText xml:space="preserve"> and </w:delText>
        </w:r>
      </w:del>
      <w:ins w:id="388" w:author="Bamburg,James" w:date="2018-04-02T12:55:00Z">
        <w:del w:id="389" w:author="Yang,Qianhui (EID)" w:date="2018-06-19T16:58:00Z">
          <w:r w:rsidR="00BD401E" w:rsidDel="00086953">
            <w:rPr>
              <w:rFonts w:asciiTheme="majorEastAsia" w:hAnsiTheme="majorEastAsia" w:cstheme="majorEastAsia"/>
            </w:rPr>
            <w:delText xml:space="preserve">it </w:delText>
          </w:r>
        </w:del>
      </w:ins>
      <w:del w:id="390" w:author="Yang,Qianhui (EID)" w:date="2018-06-19T16:58:00Z">
        <w:r w:rsidR="001F77DA" w:rsidDel="00086953">
          <w:rPr>
            <w:rFonts w:asciiTheme="majorEastAsia" w:hAnsiTheme="majorEastAsia" w:cstheme="majorEastAsia"/>
          </w:rPr>
          <w:delText xml:space="preserve">then forms </w:delText>
        </w:r>
        <w:r w:rsidR="00195129" w:rsidDel="00086953">
          <w:rPr>
            <w:rFonts w:asciiTheme="majorEastAsia" w:hAnsiTheme="majorEastAsia" w:cstheme="majorEastAsia"/>
          </w:rPr>
          <w:delText xml:space="preserve">a </w:delText>
        </w:r>
        <w:r w:rsidR="001F77DA" w:rsidDel="00086953">
          <w:rPr>
            <w:rFonts w:asciiTheme="majorEastAsia" w:hAnsiTheme="majorEastAsia" w:cstheme="majorEastAsia"/>
          </w:rPr>
          <w:delText>“dimer of the dimer” through the interaction of LBDs and TMDs</w:delText>
        </w:r>
        <w:r w:rsidR="00305659" w:rsidDel="00086953">
          <w:rPr>
            <w:rFonts w:asciiTheme="majorEastAsia" w:hAnsiTheme="majorEastAsia" w:cstheme="majorEastAsia"/>
            <w:vertAlign w:val="superscript"/>
          </w:rPr>
          <w:delText>60</w:delText>
        </w:r>
        <w:r w:rsidR="00D949DF" w:rsidDel="00086953">
          <w:rPr>
            <w:rFonts w:asciiTheme="majorEastAsia" w:hAnsiTheme="majorEastAsia" w:cstheme="majorEastAsia"/>
          </w:rPr>
          <w:delText>.</w:delText>
        </w:r>
        <w:r w:rsidR="002205B3" w:rsidDel="00086953">
          <w:rPr>
            <w:rFonts w:asciiTheme="majorEastAsia" w:hAnsiTheme="majorEastAsia" w:cstheme="majorEastAsia"/>
          </w:rPr>
          <w:delText xml:space="preserve"> There are three </w:delText>
        </w:r>
        <w:r w:rsidR="00F34245" w:rsidDel="00086953">
          <w:rPr>
            <w:rFonts w:asciiTheme="majorEastAsia" w:hAnsiTheme="majorEastAsia" w:cstheme="majorEastAsia"/>
          </w:rPr>
          <w:delText>ways</w:delText>
        </w:r>
        <w:r w:rsidR="002205B3" w:rsidDel="00086953">
          <w:rPr>
            <w:rFonts w:asciiTheme="majorEastAsia" w:hAnsiTheme="majorEastAsia" w:cstheme="majorEastAsia"/>
          </w:rPr>
          <w:delText xml:space="preserve"> </w:delText>
        </w:r>
        <w:r w:rsidR="00F34245" w:rsidDel="00086953">
          <w:rPr>
            <w:rFonts w:asciiTheme="majorEastAsia" w:hAnsiTheme="majorEastAsia" w:cstheme="majorEastAsia"/>
          </w:rPr>
          <w:delText>to</w:delText>
        </w:r>
        <w:r w:rsidR="002205B3" w:rsidDel="00086953">
          <w:rPr>
            <w:rFonts w:asciiTheme="majorEastAsia" w:hAnsiTheme="majorEastAsia" w:cstheme="majorEastAsia"/>
          </w:rPr>
          <w:delText xml:space="preserve"> </w:delText>
        </w:r>
        <w:r w:rsidR="00F34245" w:rsidDel="00086953">
          <w:rPr>
            <w:rFonts w:asciiTheme="majorEastAsia" w:hAnsiTheme="majorEastAsia" w:cstheme="majorEastAsia"/>
          </w:rPr>
          <w:delText>assemble the NMDA receptors, GluN1-GluN1 dimer</w:delText>
        </w:r>
        <w:r w:rsidR="00195129" w:rsidDel="00086953">
          <w:rPr>
            <w:rFonts w:asciiTheme="majorEastAsia" w:hAnsiTheme="majorEastAsia" w:cstheme="majorEastAsia"/>
          </w:rPr>
          <w:delText>s</w:delText>
        </w:r>
        <w:r w:rsidR="00F34245" w:rsidDel="00086953">
          <w:rPr>
            <w:rFonts w:asciiTheme="majorEastAsia" w:hAnsiTheme="majorEastAsia" w:cstheme="majorEastAsia"/>
          </w:rPr>
          <w:delText xml:space="preserve"> assemble with GluN2-GluN2</w:delText>
        </w:r>
        <w:r w:rsidR="00674438" w:rsidDel="00086953">
          <w:rPr>
            <w:rFonts w:asciiTheme="majorEastAsia" w:hAnsiTheme="majorEastAsia" w:cstheme="majorEastAsia"/>
          </w:rPr>
          <w:delText xml:space="preserve"> dimer</w:delText>
        </w:r>
        <w:r w:rsidR="00195129" w:rsidDel="00086953">
          <w:rPr>
            <w:rFonts w:asciiTheme="majorEastAsia" w:hAnsiTheme="majorEastAsia" w:cstheme="majorEastAsia"/>
          </w:rPr>
          <w:delText>s</w:delText>
        </w:r>
        <w:r w:rsidR="00674438" w:rsidDel="00086953">
          <w:rPr>
            <w:rFonts w:asciiTheme="majorEastAsia" w:hAnsiTheme="majorEastAsia" w:cstheme="majorEastAsia"/>
          </w:rPr>
          <w:delText>;</w:delText>
        </w:r>
        <w:r w:rsidR="00F34245" w:rsidDel="00086953">
          <w:rPr>
            <w:rFonts w:asciiTheme="majorEastAsia" w:hAnsiTheme="majorEastAsia" w:cstheme="majorEastAsia"/>
          </w:rPr>
          <w:delText xml:space="preserve"> GluN1-GluN1 dimer</w:delText>
        </w:r>
        <w:r w:rsidR="00195129" w:rsidDel="00086953">
          <w:rPr>
            <w:rFonts w:asciiTheme="majorEastAsia" w:hAnsiTheme="majorEastAsia" w:cstheme="majorEastAsia"/>
          </w:rPr>
          <w:delText>s</w:delText>
        </w:r>
        <w:r w:rsidR="00F34245" w:rsidDel="00086953">
          <w:rPr>
            <w:rFonts w:asciiTheme="majorEastAsia" w:hAnsiTheme="majorEastAsia" w:cstheme="majorEastAsia"/>
          </w:rPr>
          <w:delText xml:space="preserve"> assemble with two GluN2 </w:delText>
        </w:r>
        <w:r w:rsidR="00674438" w:rsidDel="00086953">
          <w:rPr>
            <w:rFonts w:asciiTheme="majorEastAsia" w:hAnsiTheme="majorEastAsia" w:cstheme="majorEastAsia"/>
          </w:rPr>
          <w:delText>monomers;</w:delText>
        </w:r>
        <w:r w:rsidR="00F34245" w:rsidDel="00086953">
          <w:rPr>
            <w:rFonts w:asciiTheme="majorEastAsia" w:hAnsiTheme="majorEastAsia" w:cstheme="majorEastAsia"/>
          </w:rPr>
          <w:delText xml:space="preserve"> assembl</w:delText>
        </w:r>
        <w:r w:rsidR="00195129" w:rsidDel="00086953">
          <w:rPr>
            <w:rFonts w:asciiTheme="majorEastAsia" w:hAnsiTheme="majorEastAsia" w:cstheme="majorEastAsia"/>
          </w:rPr>
          <w:delText>y</w:delText>
        </w:r>
        <w:r w:rsidR="00F34245" w:rsidDel="00086953">
          <w:rPr>
            <w:rFonts w:asciiTheme="majorEastAsia" w:hAnsiTheme="majorEastAsia" w:cstheme="majorEastAsia"/>
          </w:rPr>
          <w:delText xml:space="preserve"> of GluN1-GluN2</w:delText>
        </w:r>
        <w:r w:rsidR="0005079F" w:rsidDel="00086953">
          <w:rPr>
            <w:rFonts w:asciiTheme="majorEastAsia" w:hAnsiTheme="majorEastAsia" w:cstheme="majorEastAsia"/>
          </w:rPr>
          <w:delText xml:space="preserve"> and GluN1-GluN3</w:delText>
        </w:r>
        <w:r w:rsidR="00F34245" w:rsidDel="00086953">
          <w:rPr>
            <w:rFonts w:asciiTheme="majorEastAsia" w:hAnsiTheme="majorEastAsia" w:cstheme="majorEastAsia"/>
          </w:rPr>
          <w:delText xml:space="preserve"> heterodimers</w:delText>
        </w:r>
        <w:r w:rsidR="00305659" w:rsidDel="00086953">
          <w:rPr>
            <w:rFonts w:asciiTheme="majorEastAsia" w:hAnsiTheme="majorEastAsia" w:cstheme="majorEastAsia"/>
            <w:vertAlign w:val="superscript"/>
          </w:rPr>
          <w:delText>62,63</w:delText>
        </w:r>
        <w:r w:rsidR="0005079F" w:rsidDel="00086953">
          <w:rPr>
            <w:rFonts w:asciiTheme="majorEastAsia" w:hAnsiTheme="majorEastAsia" w:cstheme="majorEastAsia"/>
            <w:vertAlign w:val="superscript"/>
          </w:rPr>
          <w:delText>,6</w:delText>
        </w:r>
        <w:r w:rsidR="00305659" w:rsidDel="00086953">
          <w:rPr>
            <w:rFonts w:asciiTheme="majorEastAsia" w:hAnsiTheme="majorEastAsia" w:cstheme="majorEastAsia"/>
            <w:vertAlign w:val="superscript"/>
          </w:rPr>
          <w:delText>4</w:delText>
        </w:r>
        <w:r w:rsidR="00F34245" w:rsidDel="00086953">
          <w:rPr>
            <w:rFonts w:asciiTheme="majorEastAsia" w:hAnsiTheme="majorEastAsia" w:cstheme="majorEastAsia"/>
          </w:rPr>
          <w:delText>. The assembl</w:delText>
        </w:r>
        <w:r w:rsidR="0064198E" w:rsidDel="00086953">
          <w:rPr>
            <w:rFonts w:asciiTheme="majorEastAsia" w:hAnsiTheme="majorEastAsia" w:cstheme="majorEastAsia"/>
          </w:rPr>
          <w:delText>y</w:delText>
        </w:r>
        <w:r w:rsidR="00F34245" w:rsidDel="00086953">
          <w:rPr>
            <w:rFonts w:asciiTheme="majorEastAsia" w:hAnsiTheme="majorEastAsia" w:cstheme="majorEastAsia"/>
          </w:rPr>
          <w:delText xml:space="preserve"> of both AMPA and NMDA receptors require the ATD to assist the folding</w:delText>
        </w:r>
        <w:r w:rsidR="0005079F" w:rsidDel="00086953">
          <w:rPr>
            <w:rFonts w:asciiTheme="majorEastAsia" w:hAnsiTheme="majorEastAsia" w:cstheme="majorEastAsia"/>
            <w:vertAlign w:val="superscript"/>
          </w:rPr>
          <w:delText>6</w:delText>
        </w:r>
        <w:r w:rsidR="00305659" w:rsidDel="00086953">
          <w:rPr>
            <w:rFonts w:asciiTheme="majorEastAsia" w:hAnsiTheme="majorEastAsia" w:cstheme="majorEastAsia"/>
            <w:vertAlign w:val="superscript"/>
          </w:rPr>
          <w:delText>5</w:delText>
        </w:r>
        <w:r w:rsidR="00F34245" w:rsidDel="00086953">
          <w:rPr>
            <w:rFonts w:asciiTheme="majorEastAsia" w:hAnsiTheme="majorEastAsia" w:cstheme="majorEastAsia"/>
          </w:rPr>
          <w:delText xml:space="preserve">. </w:delText>
        </w:r>
        <w:r w:rsidR="00674438" w:rsidDel="00086953">
          <w:rPr>
            <w:rFonts w:asciiTheme="majorEastAsia" w:hAnsiTheme="majorEastAsia" w:cstheme="majorEastAsia"/>
          </w:rPr>
          <w:delText>Overall, t</w:delText>
        </w:r>
        <w:r w:rsidR="0005079F" w:rsidDel="00086953">
          <w:rPr>
            <w:rFonts w:asciiTheme="majorEastAsia" w:hAnsiTheme="majorEastAsia" w:cstheme="majorEastAsia"/>
          </w:rPr>
          <w:delText xml:space="preserve">he glutamate receptors are regulated </w:delText>
        </w:r>
        <w:r w:rsidR="0064198E" w:rsidDel="00086953">
          <w:rPr>
            <w:rFonts w:asciiTheme="majorEastAsia" w:hAnsiTheme="majorEastAsia" w:cstheme="majorEastAsia"/>
          </w:rPr>
          <w:delText>at the levels of</w:delText>
        </w:r>
        <w:r w:rsidR="0005079F" w:rsidDel="00086953">
          <w:rPr>
            <w:rFonts w:asciiTheme="majorEastAsia" w:hAnsiTheme="majorEastAsia" w:cstheme="majorEastAsia"/>
          </w:rPr>
          <w:delText xml:space="preserve"> transcription, translation, mRNA editing, </w:delText>
        </w:r>
        <w:r w:rsidR="0064198E" w:rsidDel="00086953">
          <w:rPr>
            <w:rFonts w:asciiTheme="majorEastAsia" w:hAnsiTheme="majorEastAsia" w:cstheme="majorEastAsia"/>
          </w:rPr>
          <w:delText xml:space="preserve">and </w:delText>
        </w:r>
        <w:r w:rsidR="0005079F" w:rsidDel="00086953">
          <w:rPr>
            <w:rFonts w:asciiTheme="majorEastAsia" w:hAnsiTheme="majorEastAsia" w:cstheme="majorEastAsia"/>
          </w:rPr>
          <w:delText>protein folding</w:delText>
        </w:r>
        <w:r w:rsidR="0064198E" w:rsidDel="00086953">
          <w:rPr>
            <w:rFonts w:asciiTheme="majorEastAsia" w:hAnsiTheme="majorEastAsia" w:cstheme="majorEastAsia"/>
          </w:rPr>
          <w:delText xml:space="preserve">, </w:delText>
        </w:r>
      </w:del>
      <w:ins w:id="391" w:author="Bamburg,James" w:date="2018-04-02T12:56:00Z">
        <w:del w:id="392" w:author="Yang,Qianhui (EID)" w:date="2018-06-19T16:58:00Z">
          <w:r w:rsidR="00BD401E" w:rsidDel="00086953">
            <w:rPr>
              <w:rFonts w:asciiTheme="majorEastAsia" w:hAnsiTheme="majorEastAsia" w:cstheme="majorEastAsia"/>
            </w:rPr>
            <w:delText>each of which may be</w:delText>
          </w:r>
        </w:del>
      </w:ins>
      <w:del w:id="393" w:author="Yang,Qianhui (EID)" w:date="2018-06-19T16:58:00Z">
        <w:r w:rsidR="0064198E" w:rsidDel="00086953">
          <w:rPr>
            <w:rFonts w:asciiTheme="majorEastAsia" w:hAnsiTheme="majorEastAsia" w:cstheme="majorEastAsia"/>
          </w:rPr>
          <w:delText>which is</w:delText>
        </w:r>
        <w:r w:rsidR="00EB00F1" w:rsidDel="00086953">
          <w:rPr>
            <w:rFonts w:asciiTheme="majorEastAsia" w:hAnsiTheme="majorEastAsia" w:cstheme="majorEastAsia"/>
          </w:rPr>
          <w:delText xml:space="preserve"> affected by their</w:delText>
        </w:r>
      </w:del>
      <w:ins w:id="394" w:author="Bamburg,James" w:date="2018-04-02T12:56:00Z">
        <w:del w:id="395" w:author="Yang,Qianhui (EID)" w:date="2018-06-19T16:58:00Z">
          <w:r w:rsidR="00BD401E" w:rsidDel="00086953">
            <w:rPr>
              <w:rFonts w:asciiTheme="majorEastAsia" w:hAnsiTheme="majorEastAsia" w:cstheme="majorEastAsia"/>
            </w:rPr>
            <w:delText xml:space="preserve"> the local</w:delText>
          </w:r>
        </w:del>
      </w:ins>
      <w:del w:id="396" w:author="Yang,Qianhui (EID)" w:date="2018-06-19T16:58:00Z">
        <w:r w:rsidR="00EB00F1" w:rsidDel="00086953">
          <w:rPr>
            <w:rFonts w:asciiTheme="majorEastAsia" w:hAnsiTheme="majorEastAsia" w:cstheme="majorEastAsia"/>
          </w:rPr>
          <w:delText xml:space="preserve"> environment</w:delText>
        </w:r>
        <w:r w:rsidR="00EB00F1" w:rsidDel="00086953">
          <w:rPr>
            <w:rFonts w:asciiTheme="majorEastAsia" w:hAnsiTheme="majorEastAsia" w:cstheme="majorEastAsia"/>
            <w:vertAlign w:val="superscript"/>
          </w:rPr>
          <w:delText>5</w:delText>
        </w:r>
        <w:r w:rsidR="00305659" w:rsidDel="00086953">
          <w:rPr>
            <w:rFonts w:asciiTheme="majorEastAsia" w:hAnsiTheme="majorEastAsia" w:cstheme="majorEastAsia"/>
            <w:vertAlign w:val="superscript"/>
          </w:rPr>
          <w:delText>9</w:delText>
        </w:r>
        <w:r w:rsidR="00EB00F1" w:rsidDel="00086953">
          <w:rPr>
            <w:rFonts w:asciiTheme="majorEastAsia" w:hAnsiTheme="majorEastAsia" w:cstheme="majorEastAsia"/>
          </w:rPr>
          <w:delText xml:space="preserve">. </w:delText>
        </w:r>
      </w:del>
    </w:p>
    <w:p w14:paraId="7E5E44A6" w14:textId="6E33A32F" w:rsidR="006C4F8A" w:rsidDel="00086953" w:rsidRDefault="0038371A" w:rsidP="001020EA">
      <w:pPr>
        <w:spacing w:line="480" w:lineRule="auto"/>
        <w:ind w:firstLine="720"/>
        <w:rPr>
          <w:del w:id="397" w:author="Yang,Qianhui (EID)" w:date="2018-06-19T16:58:00Z"/>
          <w:rFonts w:asciiTheme="majorEastAsia" w:hAnsiTheme="majorEastAsia" w:cstheme="majorEastAsia"/>
        </w:rPr>
      </w:pPr>
      <w:ins w:id="398" w:author="Bamburg,James" w:date="2018-04-02T12:57:00Z">
        <w:del w:id="399" w:author="Yang,Qianhui (EID)" w:date="2018-06-19T16:58:00Z">
          <w:r w:rsidDel="00086953">
            <w:rPr>
              <w:rFonts w:asciiTheme="majorEastAsia" w:hAnsiTheme="majorEastAsia" w:cstheme="majorEastAsia"/>
            </w:rPr>
            <w:delText>Of particular interest,</w:delText>
          </w:r>
        </w:del>
      </w:ins>
      <w:del w:id="400" w:author="Yang,Qianhui (EID)" w:date="2018-06-19T16:58:00Z">
        <w:r w:rsidR="006C4F8A" w:rsidDel="00086953">
          <w:rPr>
            <w:rFonts w:asciiTheme="majorEastAsia" w:hAnsiTheme="majorEastAsia" w:cstheme="majorEastAsia"/>
          </w:rPr>
          <w:delText xml:space="preserve">Interesting, </w:delText>
        </w:r>
        <w:r w:rsidR="00ED7728" w:rsidDel="00086953">
          <w:rPr>
            <w:rFonts w:asciiTheme="majorEastAsia" w:hAnsiTheme="majorEastAsia" w:cstheme="majorEastAsia"/>
          </w:rPr>
          <w:delText>a swi</w:delText>
        </w:r>
        <w:r w:rsidR="00995038" w:rsidDel="00086953">
          <w:rPr>
            <w:rFonts w:asciiTheme="majorEastAsia" w:hAnsiTheme="majorEastAsia" w:cstheme="majorEastAsia"/>
          </w:rPr>
          <w:delText>t</w:delText>
        </w:r>
        <w:r w:rsidR="00ED7728" w:rsidDel="00086953">
          <w:rPr>
            <w:rFonts w:asciiTheme="majorEastAsia" w:hAnsiTheme="majorEastAsia" w:cstheme="majorEastAsia"/>
          </w:rPr>
          <w:delText xml:space="preserve">ch of </w:delText>
        </w:r>
        <w:r w:rsidR="00995038" w:rsidDel="00086953">
          <w:rPr>
            <w:rFonts w:asciiTheme="majorEastAsia" w:hAnsiTheme="majorEastAsia" w:cstheme="majorEastAsia"/>
          </w:rPr>
          <w:delText>NR2A/2B subunits in NMDA receptors ha</w:delText>
        </w:r>
        <w:r w:rsidR="0064198E" w:rsidDel="00086953">
          <w:rPr>
            <w:rFonts w:asciiTheme="majorEastAsia" w:hAnsiTheme="majorEastAsia" w:cstheme="majorEastAsia"/>
          </w:rPr>
          <w:delText>s</w:delText>
        </w:r>
        <w:r w:rsidR="00995038" w:rsidDel="00086953">
          <w:rPr>
            <w:rFonts w:asciiTheme="majorEastAsia" w:hAnsiTheme="majorEastAsia" w:cstheme="majorEastAsia"/>
          </w:rPr>
          <w:delText xml:space="preserve"> been observed in both human and rodents during embryo</w:delText>
        </w:r>
        <w:r w:rsidR="00D545DC" w:rsidDel="00086953">
          <w:rPr>
            <w:rFonts w:asciiTheme="majorEastAsia" w:hAnsiTheme="majorEastAsia" w:cstheme="majorEastAsia"/>
          </w:rPr>
          <w:delText>n</w:delText>
        </w:r>
        <w:r w:rsidR="00995038" w:rsidDel="00086953">
          <w:rPr>
            <w:rFonts w:asciiTheme="majorEastAsia" w:hAnsiTheme="majorEastAsia" w:cstheme="majorEastAsia"/>
          </w:rPr>
          <w:delText>ic development</w:delText>
        </w:r>
        <w:r w:rsidR="0064198E" w:rsidDel="00086953">
          <w:rPr>
            <w:rFonts w:asciiTheme="majorEastAsia" w:hAnsiTheme="majorEastAsia" w:cstheme="majorEastAsia"/>
          </w:rPr>
          <w:delText xml:space="preserve">. </w:delText>
        </w:r>
        <w:r w:rsidR="00EE5E74" w:rsidDel="00086953">
          <w:rPr>
            <w:rFonts w:asciiTheme="majorEastAsia" w:hAnsiTheme="majorEastAsia" w:cstheme="majorEastAsia"/>
          </w:rPr>
          <w:delText xml:space="preserve">In rats, the </w:delText>
        </w:r>
        <w:r w:rsidR="009D2D56" w:rsidDel="00086953">
          <w:rPr>
            <w:rFonts w:asciiTheme="majorEastAsia" w:hAnsiTheme="majorEastAsia" w:cstheme="majorEastAsia"/>
          </w:rPr>
          <w:delText>switch</w:delText>
        </w:r>
        <w:r w:rsidR="00EE5E74" w:rsidDel="00086953">
          <w:rPr>
            <w:rFonts w:asciiTheme="majorEastAsia" w:hAnsiTheme="majorEastAsia" w:cstheme="majorEastAsia"/>
          </w:rPr>
          <w:delText xml:space="preserve"> has been observed in the </w:delText>
        </w:r>
        <w:r w:rsidR="003F56BA" w:rsidDel="00086953">
          <w:rPr>
            <w:rFonts w:asciiTheme="majorEastAsia" w:hAnsiTheme="majorEastAsia" w:cstheme="majorEastAsia"/>
          </w:rPr>
          <w:delText xml:space="preserve">whole brain </w:delText>
        </w:r>
        <w:r w:rsidR="009C2E58" w:rsidDel="00086953">
          <w:rPr>
            <w:rFonts w:asciiTheme="majorEastAsia" w:hAnsiTheme="majorEastAsia" w:cstheme="majorEastAsia"/>
          </w:rPr>
          <w:delText xml:space="preserve">especially at the cerebellum </w:delText>
        </w:r>
        <w:r w:rsidR="009D2D56" w:rsidDel="00086953">
          <w:rPr>
            <w:rFonts w:asciiTheme="majorEastAsia" w:hAnsiTheme="majorEastAsia" w:cstheme="majorEastAsia"/>
          </w:rPr>
          <w:delText>at both mRNA and protein level</w:delText>
        </w:r>
        <w:r w:rsidR="00414AD0" w:rsidDel="00086953">
          <w:rPr>
            <w:rFonts w:asciiTheme="majorEastAsia" w:hAnsiTheme="majorEastAsia" w:cstheme="majorEastAsia"/>
          </w:rPr>
          <w:delText xml:space="preserve"> during the development</w:delText>
        </w:r>
        <w:r w:rsidR="009C2E58" w:rsidDel="00086953">
          <w:rPr>
            <w:rFonts w:asciiTheme="majorEastAsia" w:hAnsiTheme="majorEastAsia" w:cstheme="majorEastAsia"/>
            <w:vertAlign w:val="superscript"/>
          </w:rPr>
          <w:delText>66</w:delText>
        </w:r>
        <w:r w:rsidR="00414AD0" w:rsidDel="00086953">
          <w:rPr>
            <w:rFonts w:asciiTheme="majorEastAsia" w:hAnsiTheme="majorEastAsia" w:cstheme="majorEastAsia"/>
            <w:vertAlign w:val="superscript"/>
          </w:rPr>
          <w:delText>,67</w:delText>
        </w:r>
        <w:r w:rsidR="009C2E58" w:rsidDel="00086953">
          <w:rPr>
            <w:rFonts w:asciiTheme="majorEastAsia" w:hAnsiTheme="majorEastAsia" w:cstheme="majorEastAsia"/>
          </w:rPr>
          <w:delText>.</w:delText>
        </w:r>
        <w:r w:rsidR="009D2D56" w:rsidDel="00086953">
          <w:rPr>
            <w:rFonts w:asciiTheme="majorEastAsia" w:hAnsiTheme="majorEastAsia" w:cstheme="majorEastAsia"/>
          </w:rPr>
          <w:delText xml:space="preserve"> </w:delText>
        </w:r>
        <w:r w:rsidR="008C3655" w:rsidDel="00086953">
          <w:rPr>
            <w:rFonts w:asciiTheme="majorEastAsia" w:hAnsiTheme="majorEastAsia" w:cstheme="majorEastAsia"/>
          </w:rPr>
          <w:delText>In human</w:delText>
        </w:r>
        <w:r w:rsidR="00655CA8" w:rsidDel="00086953">
          <w:rPr>
            <w:rFonts w:asciiTheme="majorEastAsia" w:hAnsiTheme="majorEastAsia" w:cstheme="majorEastAsia"/>
          </w:rPr>
          <w:delText xml:space="preserve"> cortex and hippocampus</w:delText>
        </w:r>
        <w:r w:rsidR="008C3655" w:rsidDel="00086953">
          <w:rPr>
            <w:rFonts w:asciiTheme="majorEastAsia" w:hAnsiTheme="majorEastAsia" w:cstheme="majorEastAsia"/>
          </w:rPr>
          <w:delText xml:space="preserve">, </w:delText>
        </w:r>
        <w:r w:rsidR="00655CA8" w:rsidRPr="000F4711" w:rsidDel="00086953">
          <w:rPr>
            <w:rFonts w:asciiTheme="majorEastAsia" w:hAnsiTheme="majorEastAsia" w:cstheme="majorEastAsia"/>
          </w:rPr>
          <w:delText>NR2A mRNA level rises slowly during prenatal stage and rise dramatically after birth</w:delText>
        </w:r>
        <w:r w:rsidR="00655CA8" w:rsidRPr="000F4711" w:rsidDel="00086953">
          <w:rPr>
            <w:rFonts w:asciiTheme="majorEastAsia" w:hAnsiTheme="majorEastAsia" w:cstheme="majorEastAsia"/>
            <w:vertAlign w:val="superscript"/>
          </w:rPr>
          <w:delText>5</w:delText>
        </w:r>
        <w:r w:rsidR="00305659" w:rsidRPr="000F4711" w:rsidDel="00086953">
          <w:rPr>
            <w:rFonts w:asciiTheme="majorEastAsia" w:hAnsiTheme="majorEastAsia" w:cstheme="majorEastAsia"/>
            <w:vertAlign w:val="superscript"/>
          </w:rPr>
          <w:delText>3</w:delText>
        </w:r>
        <w:r w:rsidR="00655CA8" w:rsidRPr="000F4711" w:rsidDel="00086953">
          <w:rPr>
            <w:rFonts w:asciiTheme="majorEastAsia" w:hAnsiTheme="majorEastAsia" w:cstheme="majorEastAsia"/>
          </w:rPr>
          <w:delText>.</w:delText>
        </w:r>
        <w:r w:rsidR="00D545DC" w:rsidRPr="000F4711" w:rsidDel="00086953">
          <w:rPr>
            <w:rFonts w:asciiTheme="majorEastAsia" w:hAnsiTheme="majorEastAsia" w:cstheme="majorEastAsia"/>
          </w:rPr>
          <w:delText>which</w:delText>
        </w:r>
        <w:r w:rsidR="00995038" w:rsidRPr="000F4711" w:rsidDel="00086953">
          <w:rPr>
            <w:rFonts w:asciiTheme="majorEastAsia" w:hAnsiTheme="majorEastAsia" w:cstheme="majorEastAsia"/>
          </w:rPr>
          <w:delText xml:space="preserve"> c</w:delText>
        </w:r>
        <w:r w:rsidR="00B86EC7" w:rsidRPr="000F4711" w:rsidDel="00086953">
          <w:rPr>
            <w:rFonts w:asciiTheme="majorEastAsia" w:hAnsiTheme="majorEastAsia" w:cstheme="majorEastAsia"/>
          </w:rPr>
          <w:delText>ould</w:delText>
        </w:r>
        <w:r w:rsidR="00995038" w:rsidRPr="000F4711" w:rsidDel="00086953">
          <w:rPr>
            <w:rFonts w:asciiTheme="majorEastAsia" w:hAnsiTheme="majorEastAsia" w:cstheme="majorEastAsia"/>
          </w:rPr>
          <w:delText xml:space="preserve"> affect the NMDA receptor properties</w:delText>
        </w:r>
        <w:r w:rsidR="00B86EC7" w:rsidRPr="000F4711" w:rsidDel="00086953">
          <w:rPr>
            <w:rFonts w:asciiTheme="majorEastAsia" w:hAnsiTheme="majorEastAsia" w:cstheme="majorEastAsia"/>
          </w:rPr>
          <w:delText xml:space="preserve"> in many ways</w:delText>
        </w:r>
        <w:r w:rsidR="00995038" w:rsidRPr="000F4711" w:rsidDel="00086953">
          <w:rPr>
            <w:rFonts w:asciiTheme="majorEastAsia" w:hAnsiTheme="majorEastAsia" w:cstheme="majorEastAsia"/>
          </w:rPr>
          <w:delText>.</w:delText>
        </w:r>
        <w:r w:rsidR="003C18C5" w:rsidRPr="000F4711" w:rsidDel="00086953">
          <w:rPr>
            <w:rFonts w:asciiTheme="majorEastAsia" w:hAnsiTheme="majorEastAsia" w:cstheme="majorEastAsia"/>
          </w:rPr>
          <w:delText xml:space="preserve"> </w:delText>
        </w:r>
        <w:r w:rsidR="00083AD5" w:rsidRPr="000F4711" w:rsidDel="00086953">
          <w:rPr>
            <w:rFonts w:asciiTheme="majorEastAsia" w:hAnsiTheme="majorEastAsia" w:cstheme="majorEastAsia"/>
          </w:rPr>
          <w:delText xml:space="preserve">The four NR2 subunits </w:delText>
        </w:r>
        <w:r w:rsidR="00A06FD7" w:rsidRPr="000F4711" w:rsidDel="00086953">
          <w:rPr>
            <w:rFonts w:asciiTheme="majorEastAsia" w:hAnsiTheme="majorEastAsia" w:cstheme="majorEastAsia"/>
          </w:rPr>
          <w:delText xml:space="preserve">isoforms </w:delText>
        </w:r>
        <w:r w:rsidR="00083AD5" w:rsidRPr="000F4711" w:rsidDel="00086953">
          <w:rPr>
            <w:rFonts w:asciiTheme="majorEastAsia" w:hAnsiTheme="majorEastAsia" w:cstheme="majorEastAsia"/>
          </w:rPr>
          <w:delText xml:space="preserve">are the regulatory subunit in for NMDA receptor, even though it is still </w:delText>
        </w:r>
        <w:r w:rsidR="00B011E1" w:rsidRPr="000F4711" w:rsidDel="00086953">
          <w:rPr>
            <w:rFonts w:asciiTheme="majorEastAsia" w:hAnsiTheme="majorEastAsia" w:cstheme="majorEastAsia"/>
          </w:rPr>
          <w:delText>remain</w:delText>
        </w:r>
      </w:del>
      <w:ins w:id="401" w:author="Bamburg,James" w:date="2018-04-02T12:57:00Z">
        <w:del w:id="402" w:author="Yang,Qianhui (EID)" w:date="2018-06-19T16:58:00Z">
          <w:r w:rsidDel="00086953">
            <w:rPr>
              <w:rFonts w:asciiTheme="majorEastAsia" w:hAnsiTheme="majorEastAsia" w:cstheme="majorEastAsia"/>
            </w:rPr>
            <w:delText>s</w:delText>
          </w:r>
        </w:del>
      </w:ins>
      <w:del w:id="403" w:author="Yang,Qianhui (EID)" w:date="2018-06-19T16:58:00Z">
        <w:r w:rsidR="00B011E1" w:rsidRPr="000F4711" w:rsidDel="00086953">
          <w:rPr>
            <w:rFonts w:asciiTheme="majorEastAsia" w:hAnsiTheme="majorEastAsia" w:cstheme="majorEastAsia"/>
          </w:rPr>
          <w:delText>ed</w:delText>
        </w:r>
        <w:r w:rsidR="00674438" w:rsidRPr="000F4711" w:rsidDel="00086953">
          <w:rPr>
            <w:rFonts w:asciiTheme="majorEastAsia" w:hAnsiTheme="majorEastAsia" w:cstheme="majorEastAsia"/>
          </w:rPr>
          <w:delText xml:space="preserve"> </w:delText>
        </w:r>
        <w:r w:rsidR="00083AD5" w:rsidRPr="000F4711" w:rsidDel="00086953">
          <w:rPr>
            <w:rFonts w:asciiTheme="majorEastAsia" w:hAnsiTheme="majorEastAsia" w:cstheme="majorEastAsia"/>
          </w:rPr>
          <w:delText xml:space="preserve">unclear </w:delText>
        </w:r>
        <w:r w:rsidR="00674438" w:rsidRPr="000F4711" w:rsidDel="00086953">
          <w:rPr>
            <w:rFonts w:asciiTheme="majorEastAsia" w:hAnsiTheme="majorEastAsia" w:cstheme="majorEastAsia"/>
          </w:rPr>
          <w:delText xml:space="preserve">for </w:delText>
        </w:r>
        <w:r w:rsidR="00083AD5" w:rsidRPr="000F4711" w:rsidDel="00086953">
          <w:rPr>
            <w:rFonts w:asciiTheme="majorEastAsia" w:hAnsiTheme="majorEastAsia" w:cstheme="majorEastAsia"/>
          </w:rPr>
          <w:delText xml:space="preserve">the role of the different NR2 subunit </w:delText>
        </w:r>
        <w:r w:rsidR="00A06FD7" w:rsidRPr="000F4711" w:rsidDel="00086953">
          <w:rPr>
            <w:rFonts w:asciiTheme="majorEastAsia" w:hAnsiTheme="majorEastAsia" w:cstheme="majorEastAsia"/>
          </w:rPr>
          <w:delText xml:space="preserve">isoforms </w:delText>
        </w:r>
        <w:r w:rsidR="00083AD5" w:rsidRPr="000F4711" w:rsidDel="00086953">
          <w:rPr>
            <w:rFonts w:asciiTheme="majorEastAsia" w:hAnsiTheme="majorEastAsia" w:cstheme="majorEastAsia"/>
          </w:rPr>
          <w:delText xml:space="preserve">in the regulation </w:delText>
        </w:r>
      </w:del>
      <w:ins w:id="404" w:author="Bamburg,James" w:date="2018-04-02T12:58:00Z">
        <w:del w:id="405" w:author="Yang,Qianhui (EID)" w:date="2018-06-19T16:58:00Z">
          <w:r w:rsidDel="00086953">
            <w:rPr>
              <w:rFonts w:asciiTheme="majorEastAsia" w:hAnsiTheme="majorEastAsia" w:cstheme="majorEastAsia"/>
            </w:rPr>
            <w:delText>of</w:delText>
          </w:r>
        </w:del>
      </w:ins>
      <w:del w:id="406" w:author="Yang,Qianhui (EID)" w:date="2018-06-19T16:58:00Z">
        <w:r w:rsidR="00083AD5" w:rsidRPr="000F4711" w:rsidDel="00086953">
          <w:rPr>
            <w:rFonts w:asciiTheme="majorEastAsia" w:hAnsiTheme="majorEastAsia" w:cstheme="majorEastAsia"/>
          </w:rPr>
          <w:delText>to the NMDA recepto</w:delText>
        </w:r>
        <w:r w:rsidR="00A26C44" w:rsidRPr="000F4711" w:rsidDel="00086953">
          <w:rPr>
            <w:rFonts w:asciiTheme="majorEastAsia" w:hAnsiTheme="majorEastAsia" w:cstheme="majorEastAsia"/>
          </w:rPr>
          <w:delText>rs</w:delText>
        </w:r>
        <w:r w:rsidR="00A26C44" w:rsidRPr="000F4711" w:rsidDel="00086953">
          <w:rPr>
            <w:rFonts w:asciiTheme="majorEastAsia" w:hAnsiTheme="majorEastAsia" w:cstheme="majorEastAsia"/>
            <w:vertAlign w:val="superscript"/>
          </w:rPr>
          <w:delText>6</w:delText>
        </w:r>
        <w:r w:rsidR="00414AD0" w:rsidRPr="000F4711" w:rsidDel="00086953">
          <w:rPr>
            <w:rFonts w:asciiTheme="majorEastAsia" w:hAnsiTheme="majorEastAsia" w:cstheme="majorEastAsia"/>
            <w:vertAlign w:val="superscript"/>
          </w:rPr>
          <w:delText>8</w:delText>
        </w:r>
        <w:r w:rsidR="00A26C44" w:rsidDel="00086953">
          <w:rPr>
            <w:rFonts w:asciiTheme="majorEastAsia" w:hAnsiTheme="majorEastAsia" w:cstheme="majorEastAsia"/>
          </w:rPr>
          <w:delText>.</w:delText>
        </w:r>
        <w:r w:rsidR="00083AD5" w:rsidDel="00086953">
          <w:rPr>
            <w:rFonts w:asciiTheme="majorEastAsia" w:hAnsiTheme="majorEastAsia" w:cstheme="majorEastAsia"/>
          </w:rPr>
          <w:delText xml:space="preserve"> </w:delText>
        </w:r>
        <w:r w:rsidR="00B86EC7" w:rsidDel="00086953">
          <w:rPr>
            <w:rFonts w:asciiTheme="majorEastAsia" w:hAnsiTheme="majorEastAsia" w:cstheme="majorEastAsia"/>
          </w:rPr>
          <w:delText xml:space="preserve"> NR2A subunit expression can potentially shorten the NMDA receptor synaptic current</w:delText>
        </w:r>
        <w:r w:rsidR="00146413" w:rsidDel="00086953">
          <w:rPr>
            <w:rFonts w:asciiTheme="majorEastAsia" w:hAnsiTheme="majorEastAsia" w:cstheme="majorEastAsia"/>
            <w:vertAlign w:val="superscript"/>
          </w:rPr>
          <w:delText>6</w:delText>
        </w:r>
        <w:r w:rsidR="00414AD0" w:rsidDel="00086953">
          <w:rPr>
            <w:rFonts w:asciiTheme="majorEastAsia" w:hAnsiTheme="majorEastAsia" w:cstheme="majorEastAsia"/>
            <w:vertAlign w:val="superscript"/>
          </w:rPr>
          <w:delText>9</w:delText>
        </w:r>
        <w:r w:rsidR="00146413" w:rsidDel="00086953">
          <w:rPr>
            <w:rFonts w:asciiTheme="majorEastAsia" w:hAnsiTheme="majorEastAsia" w:cstheme="majorEastAsia"/>
          </w:rPr>
          <w:delText xml:space="preserve"> and NR2A subunit</w:delText>
        </w:r>
      </w:del>
      <w:ins w:id="407" w:author="Bamburg,James" w:date="2018-04-02T12:58:00Z">
        <w:del w:id="408" w:author="Yang,Qianhui (EID)" w:date="2018-06-19T16:58:00Z">
          <w:r w:rsidDel="00086953">
            <w:rPr>
              <w:rFonts w:asciiTheme="majorEastAsia" w:hAnsiTheme="majorEastAsia" w:cstheme="majorEastAsia"/>
            </w:rPr>
            <w:delText>-</w:delText>
          </w:r>
        </w:del>
      </w:ins>
      <w:del w:id="409" w:author="Yang,Qianhui (EID)" w:date="2018-06-19T16:58:00Z">
        <w:r w:rsidR="00146413" w:rsidDel="00086953">
          <w:rPr>
            <w:rFonts w:asciiTheme="majorEastAsia" w:hAnsiTheme="majorEastAsia" w:cstheme="majorEastAsia"/>
          </w:rPr>
          <w:delText xml:space="preserve"> –containing NMDA receptors </w:delText>
        </w:r>
        <w:r w:rsidR="007F095F" w:rsidDel="00086953">
          <w:rPr>
            <w:rFonts w:asciiTheme="majorEastAsia" w:hAnsiTheme="majorEastAsia" w:cstheme="majorEastAsia"/>
          </w:rPr>
          <w:delText>are required for long-term potentia</w:delText>
        </w:r>
        <w:r w:rsidR="0064198E" w:rsidDel="00086953">
          <w:rPr>
            <w:rFonts w:asciiTheme="majorEastAsia" w:hAnsiTheme="majorEastAsia" w:cstheme="majorEastAsia"/>
          </w:rPr>
          <w:delText>tion</w:delText>
        </w:r>
      </w:del>
      <w:ins w:id="410" w:author="Bamburg,James" w:date="2018-04-02T12:58:00Z">
        <w:del w:id="411" w:author="Yang,Qianhui (EID)" w:date="2018-06-19T16:58:00Z">
          <w:r w:rsidDel="00086953">
            <w:rPr>
              <w:rFonts w:asciiTheme="majorEastAsia" w:hAnsiTheme="majorEastAsia" w:cstheme="majorEastAsia"/>
            </w:rPr>
            <w:delText>,</w:delText>
          </w:r>
        </w:del>
      </w:ins>
      <w:del w:id="412" w:author="Yang,Qianhui (EID)" w:date="2018-06-19T16:58:00Z">
        <w:r w:rsidR="007F095F" w:rsidDel="00086953">
          <w:rPr>
            <w:rFonts w:asciiTheme="majorEastAsia" w:hAnsiTheme="majorEastAsia" w:cstheme="majorEastAsia"/>
          </w:rPr>
          <w:delText xml:space="preserve"> wh</w:delText>
        </w:r>
        <w:r w:rsidR="0064198E" w:rsidDel="00086953">
          <w:rPr>
            <w:rFonts w:asciiTheme="majorEastAsia" w:hAnsiTheme="majorEastAsia" w:cstheme="majorEastAsia"/>
          </w:rPr>
          <w:delText>ereas</w:delText>
        </w:r>
        <w:r w:rsidR="007F095F" w:rsidDel="00086953">
          <w:rPr>
            <w:rFonts w:asciiTheme="majorEastAsia" w:hAnsiTheme="majorEastAsia" w:cstheme="majorEastAsia"/>
          </w:rPr>
          <w:delText xml:space="preserve"> NR2B subunit-containing receptor</w:delText>
        </w:r>
        <w:r w:rsidR="0064198E" w:rsidDel="00086953">
          <w:rPr>
            <w:rFonts w:asciiTheme="majorEastAsia" w:hAnsiTheme="majorEastAsia" w:cstheme="majorEastAsia"/>
          </w:rPr>
          <w:delText>s</w:delText>
        </w:r>
        <w:r w:rsidR="007F095F" w:rsidDel="00086953">
          <w:rPr>
            <w:rFonts w:asciiTheme="majorEastAsia" w:hAnsiTheme="majorEastAsia" w:cstheme="majorEastAsia"/>
          </w:rPr>
          <w:delText xml:space="preserve"> are needed for long-term depression</w:delText>
        </w:r>
        <w:r w:rsidR="00414AD0" w:rsidDel="00086953">
          <w:rPr>
            <w:rFonts w:asciiTheme="majorEastAsia" w:hAnsiTheme="majorEastAsia" w:cstheme="majorEastAsia"/>
            <w:vertAlign w:val="superscript"/>
          </w:rPr>
          <w:delText>70</w:delText>
        </w:r>
        <w:r w:rsidR="007F095F" w:rsidDel="00086953">
          <w:rPr>
            <w:rFonts w:asciiTheme="majorEastAsia" w:hAnsiTheme="majorEastAsia" w:cstheme="majorEastAsia"/>
          </w:rPr>
          <w:delText xml:space="preserve">. </w:delText>
        </w:r>
        <w:r w:rsidR="00A06FD7" w:rsidDel="00086953">
          <w:rPr>
            <w:rFonts w:asciiTheme="majorEastAsia" w:hAnsiTheme="majorEastAsia" w:cstheme="majorEastAsia"/>
          </w:rPr>
          <w:delText>The detailed expression level during human development are shown in the graph</w:delText>
        </w:r>
      </w:del>
      <w:ins w:id="413" w:author="Bamburg,James" w:date="2018-04-02T12:48:00Z">
        <w:del w:id="414" w:author="Yang,Qianhui (EID)" w:date="2018-06-19T16:58:00Z">
          <w:r w:rsidR="00BD401E" w:rsidDel="00086953">
            <w:rPr>
              <w:rFonts w:asciiTheme="majorEastAsia" w:hAnsiTheme="majorEastAsia" w:cstheme="majorEastAsia"/>
            </w:rPr>
            <w:delText>s in Figure 2</w:delText>
          </w:r>
        </w:del>
      </w:ins>
      <w:del w:id="415" w:author="Yang,Qianhui (EID)" w:date="2018-06-19T16:58:00Z">
        <w:r w:rsidR="00A06FD7" w:rsidDel="00086953">
          <w:rPr>
            <w:rFonts w:asciiTheme="majorEastAsia" w:hAnsiTheme="majorEastAsia" w:cstheme="majorEastAsia"/>
          </w:rPr>
          <w:delText xml:space="preserve"> below.</w:delText>
        </w:r>
      </w:del>
      <w:ins w:id="416" w:author="Bamburg,James" w:date="2018-04-02T12:48:00Z">
        <w:del w:id="417" w:author="Yang,Qianhui (EID)" w:date="2018-06-19T16:58:00Z">
          <w:r w:rsidR="00BD401E" w:rsidDel="00086953">
            <w:rPr>
              <w:rFonts w:asciiTheme="majorEastAsia" w:hAnsiTheme="majorEastAsia" w:cstheme="majorEastAsia"/>
            </w:rPr>
            <w:delText>.</w:delText>
          </w:r>
        </w:del>
      </w:ins>
    </w:p>
    <w:p w14:paraId="647F5228" w14:textId="4E0826ED" w:rsidR="008815B3" w:rsidDel="00086953" w:rsidRDefault="008815B3" w:rsidP="00CA61A0">
      <w:pPr>
        <w:rPr>
          <w:del w:id="418" w:author="Yang,Qianhui (EID)" w:date="2018-06-19T16:58:00Z"/>
          <w:rFonts w:asciiTheme="majorEastAsia" w:hAnsiTheme="majorEastAsia" w:cstheme="majorEastAsia"/>
          <w:b/>
        </w:rPr>
      </w:pPr>
    </w:p>
    <w:p w14:paraId="037FC12B" w14:textId="77777777" w:rsidR="008815B3" w:rsidRDefault="008815B3" w:rsidP="00CA61A0">
      <w:pPr>
        <w:rPr>
          <w:rFonts w:asciiTheme="majorEastAsia" w:hAnsiTheme="majorEastAsia" w:cstheme="majorEastAsia"/>
          <w:b/>
        </w:rPr>
      </w:pPr>
    </w:p>
    <w:p w14:paraId="3715B368" w14:textId="77777777" w:rsidR="00D36C97" w:rsidRPr="00131245" w:rsidRDefault="00D36C97" w:rsidP="00CA61A0">
      <w:pPr>
        <w:rPr>
          <w:rFonts w:asciiTheme="majorEastAsia" w:hAnsiTheme="majorEastAsia" w:cstheme="majorEastAsia"/>
        </w:rPr>
      </w:pPr>
    </w:p>
    <w:p w14:paraId="569077AB" w14:textId="1D01DB58" w:rsidR="00D36C97" w:rsidRDefault="00537B6E" w:rsidP="00CA61A0">
      <w:pPr>
        <w:rPr>
          <w:rFonts w:asciiTheme="majorEastAsia" w:hAnsiTheme="majorEastAsia" w:cstheme="majorEastAsia"/>
          <w:b/>
        </w:rPr>
      </w:pPr>
      <w:r w:rsidRPr="00537B6E">
        <w:rPr>
          <w:rFonts w:asciiTheme="majorEastAsia" w:hAnsiTheme="majorEastAsia" w:cstheme="majorEastAsia"/>
          <w:b/>
          <w:highlight w:val="yellow"/>
        </w:rPr>
        <w:t>To here</w:t>
      </w:r>
    </w:p>
    <w:p w14:paraId="1EDFDC4E" w14:textId="3F255E4E" w:rsidR="00D36C97" w:rsidRDefault="00A42C92" w:rsidP="00CA61A0">
      <w:pPr>
        <w:rPr>
          <w:rFonts w:asciiTheme="majorEastAsia" w:hAnsiTheme="majorEastAsia" w:cstheme="majorEastAsia"/>
          <w:b/>
        </w:rPr>
      </w:pPr>
      <w:r>
        <w:rPr>
          <w:rFonts w:asciiTheme="majorEastAsia" w:hAnsiTheme="majorEastAsia" w:cstheme="majorEastAsia"/>
          <w:b/>
        </w:rPr>
        <w:t>Methods and M</w:t>
      </w:r>
      <w:r w:rsidR="00D36C97">
        <w:rPr>
          <w:rFonts w:asciiTheme="majorEastAsia" w:hAnsiTheme="majorEastAsia" w:cstheme="majorEastAsia"/>
          <w:b/>
        </w:rPr>
        <w:t>aterials</w:t>
      </w:r>
    </w:p>
    <w:p w14:paraId="328D30A9" w14:textId="77777777" w:rsidR="004D6DEC" w:rsidRDefault="004D6DEC" w:rsidP="00CA61A0">
      <w:pPr>
        <w:rPr>
          <w:rFonts w:asciiTheme="majorEastAsia" w:hAnsiTheme="majorEastAsia" w:cstheme="majorEastAsia"/>
          <w:b/>
        </w:rPr>
      </w:pPr>
    </w:p>
    <w:p w14:paraId="7DCE9AF0" w14:textId="08BBEF07" w:rsidR="004D6DEC" w:rsidRPr="006F4255" w:rsidRDefault="002249A7" w:rsidP="00162FA8">
      <w:pPr>
        <w:spacing w:line="480" w:lineRule="auto"/>
        <w:rPr>
          <w:rFonts w:asciiTheme="majorEastAsia" w:hAnsiTheme="majorEastAsia" w:cstheme="majorEastAsia"/>
        </w:rPr>
      </w:pPr>
      <w:r>
        <w:rPr>
          <w:rFonts w:asciiTheme="majorEastAsia" w:hAnsiTheme="majorEastAsia" w:cstheme="majorEastAsia"/>
          <w:b/>
        </w:rPr>
        <w:t xml:space="preserve">Ethics statement: </w:t>
      </w:r>
      <w:r w:rsidR="004D6DEC">
        <w:rPr>
          <w:rFonts w:asciiTheme="majorEastAsia" w:hAnsiTheme="majorEastAsia" w:cstheme="majorEastAsia"/>
          <w:b/>
        </w:rPr>
        <w:t xml:space="preserve"> </w:t>
      </w:r>
      <w:r w:rsidR="004D6DEC">
        <w:rPr>
          <w:rFonts w:asciiTheme="majorEastAsia" w:hAnsiTheme="majorEastAsia" w:cstheme="majorEastAsia"/>
        </w:rPr>
        <w:t xml:space="preserve">Time pregnant rats were handled according to the National Research Council's Guidelines to Care and Use of Laboratory Animals as approved by the Colorado State University Animal Care and Use Committee (approved protocol #17-7541A). </w:t>
      </w:r>
    </w:p>
    <w:p w14:paraId="0D1353F0" w14:textId="77777777" w:rsidR="00D36C97" w:rsidRDefault="00D36C97" w:rsidP="00CA61A0">
      <w:pPr>
        <w:rPr>
          <w:rFonts w:asciiTheme="majorEastAsia" w:hAnsiTheme="majorEastAsia" w:cstheme="majorEastAsia"/>
          <w:b/>
        </w:rPr>
      </w:pPr>
    </w:p>
    <w:p w14:paraId="3678495B" w14:textId="5EDE0645" w:rsidR="00377153" w:rsidRDefault="001974F7" w:rsidP="00D05430">
      <w:pPr>
        <w:spacing w:line="480" w:lineRule="auto"/>
        <w:rPr>
          <w:rFonts w:asciiTheme="majorEastAsia" w:hAnsiTheme="majorEastAsia" w:cstheme="majorEastAsia"/>
        </w:rPr>
      </w:pPr>
      <w:r>
        <w:rPr>
          <w:rFonts w:asciiTheme="majorEastAsia" w:hAnsiTheme="majorEastAsia" w:cstheme="majorEastAsia"/>
          <w:b/>
        </w:rPr>
        <w:t>Cell C</w:t>
      </w:r>
      <w:r w:rsidR="009D792E">
        <w:rPr>
          <w:rFonts w:asciiTheme="majorEastAsia" w:hAnsiTheme="majorEastAsia" w:cstheme="majorEastAsia"/>
          <w:b/>
        </w:rPr>
        <w:t>ulture</w:t>
      </w:r>
      <w:r w:rsidR="00120502">
        <w:rPr>
          <w:rFonts w:asciiTheme="majorEastAsia" w:hAnsiTheme="majorEastAsia" w:cstheme="majorEastAsia"/>
          <w:b/>
        </w:rPr>
        <w:t>:</w:t>
      </w:r>
      <w:r w:rsidR="00CA6635">
        <w:rPr>
          <w:rFonts w:asciiTheme="majorEastAsia" w:hAnsiTheme="majorEastAsia" w:cstheme="majorEastAsia"/>
          <w:b/>
        </w:rPr>
        <w:t xml:space="preserve"> </w:t>
      </w:r>
      <w:r w:rsidR="007E6D17">
        <w:rPr>
          <w:rFonts w:asciiTheme="majorEastAsia" w:hAnsiTheme="majorEastAsia" w:cstheme="majorEastAsia"/>
        </w:rPr>
        <w:t>H</w:t>
      </w:r>
      <w:r w:rsidR="00377153">
        <w:rPr>
          <w:rFonts w:asciiTheme="majorEastAsia" w:hAnsiTheme="majorEastAsia" w:cstheme="majorEastAsia"/>
        </w:rPr>
        <w:t xml:space="preserve">ippocampal neurons were obtained from embryotic day 18 (E18) rat (Sprague Dawley, </w:t>
      </w:r>
      <w:proofErr w:type="spellStart"/>
      <w:r w:rsidR="00377153">
        <w:rPr>
          <w:rFonts w:asciiTheme="majorEastAsia" w:hAnsiTheme="majorEastAsia" w:cstheme="majorEastAsia"/>
        </w:rPr>
        <w:t>Envigo</w:t>
      </w:r>
      <w:proofErr w:type="spellEnd"/>
      <w:r w:rsidR="00377153">
        <w:rPr>
          <w:rFonts w:asciiTheme="majorEastAsia" w:hAnsiTheme="majorEastAsia" w:cstheme="majorEastAsia"/>
        </w:rPr>
        <w:t>)</w:t>
      </w:r>
      <w:r w:rsidR="007E6D17">
        <w:rPr>
          <w:rFonts w:asciiTheme="majorEastAsia" w:hAnsiTheme="majorEastAsia" w:cstheme="majorEastAsia"/>
        </w:rPr>
        <w:t>.</w:t>
      </w:r>
      <w:r w:rsidR="00377153">
        <w:rPr>
          <w:rFonts w:asciiTheme="majorEastAsia" w:hAnsiTheme="majorEastAsia" w:cstheme="majorEastAsia"/>
        </w:rPr>
        <w:t>,</w:t>
      </w:r>
      <w:r w:rsidR="007E6D17">
        <w:rPr>
          <w:rFonts w:asciiTheme="majorEastAsia" w:hAnsiTheme="majorEastAsia" w:cstheme="majorEastAsia"/>
        </w:rPr>
        <w:t xml:space="preserve"> T</w:t>
      </w:r>
      <w:r w:rsidR="00377153">
        <w:rPr>
          <w:rFonts w:asciiTheme="majorEastAsia" w:hAnsiTheme="majorEastAsia" w:cstheme="majorEastAsia"/>
        </w:rPr>
        <w:t xml:space="preserve">he hippocampi were </w:t>
      </w:r>
      <w:r w:rsidR="007E6D17">
        <w:rPr>
          <w:rFonts w:asciiTheme="majorEastAsia" w:hAnsiTheme="majorEastAsia" w:cstheme="majorEastAsia"/>
        </w:rPr>
        <w:t>incubated in</w:t>
      </w:r>
      <w:r w:rsidR="00377153">
        <w:rPr>
          <w:rFonts w:asciiTheme="majorEastAsia" w:hAnsiTheme="majorEastAsia" w:cstheme="majorEastAsia"/>
        </w:rPr>
        <w:t xml:space="preserve"> 2.5% Trypsin</w:t>
      </w:r>
      <w:r w:rsidR="0086484E">
        <w:rPr>
          <w:rFonts w:asciiTheme="majorEastAsia" w:hAnsiTheme="majorEastAsia" w:cstheme="majorEastAsia"/>
        </w:rPr>
        <w:t xml:space="preserve"> (10X)</w:t>
      </w:r>
      <w:r w:rsidR="00377153">
        <w:rPr>
          <w:rFonts w:asciiTheme="majorEastAsia" w:hAnsiTheme="majorEastAsia" w:cstheme="majorEastAsia"/>
        </w:rPr>
        <w:t xml:space="preserve"> (Sigma, T4549)</w:t>
      </w:r>
      <w:r w:rsidR="007E6D17">
        <w:rPr>
          <w:rFonts w:asciiTheme="majorEastAsia" w:hAnsiTheme="majorEastAsia" w:cstheme="majorEastAsia"/>
        </w:rPr>
        <w:t xml:space="preserve"> in </w:t>
      </w:r>
      <w:r w:rsidR="00DE4D40">
        <w:rPr>
          <w:rFonts w:asciiTheme="majorEastAsia" w:hAnsiTheme="majorEastAsia" w:cstheme="majorEastAsia"/>
        </w:rPr>
        <w:t xml:space="preserve">HBSS (50 ml 10X HBSS (Sigma H4641),16.5ml 0.3M pH7.3 </w:t>
      </w:r>
      <w:proofErr w:type="spellStart"/>
      <w:r w:rsidR="00DE4D40">
        <w:rPr>
          <w:rFonts w:asciiTheme="majorEastAsia" w:hAnsiTheme="majorEastAsia" w:cstheme="majorEastAsia"/>
        </w:rPr>
        <w:t>Hepes</w:t>
      </w:r>
      <w:proofErr w:type="spellEnd"/>
      <w:r w:rsidR="00DE4D40">
        <w:rPr>
          <w:rFonts w:asciiTheme="majorEastAsia" w:hAnsiTheme="majorEastAsia" w:cstheme="majorEastAsia"/>
        </w:rPr>
        <w:t xml:space="preserve">, 440ml ultrapure water filter sterilize) </w:t>
      </w:r>
      <w:r w:rsidR="00377153">
        <w:rPr>
          <w:rFonts w:asciiTheme="majorEastAsia" w:hAnsiTheme="majorEastAsia" w:cstheme="majorEastAsia"/>
        </w:rPr>
        <w:t xml:space="preserve">and then triturated </w:t>
      </w:r>
      <w:r w:rsidR="007E6D17">
        <w:rPr>
          <w:rFonts w:asciiTheme="majorEastAsia" w:hAnsiTheme="majorEastAsia" w:cstheme="majorEastAsia"/>
        </w:rPr>
        <w:t>with a</w:t>
      </w:r>
      <w:r w:rsidR="00377153">
        <w:rPr>
          <w:rFonts w:asciiTheme="majorEastAsia" w:hAnsiTheme="majorEastAsia" w:cstheme="majorEastAsia"/>
        </w:rPr>
        <w:t xml:space="preserve"> cotton plugged Pasteur pipet. The cells were stored in </w:t>
      </w:r>
      <w:r w:rsidR="003D7D4A">
        <w:rPr>
          <w:rFonts w:asciiTheme="majorEastAsia" w:hAnsiTheme="majorEastAsia" w:cstheme="majorEastAsia"/>
        </w:rPr>
        <w:t xml:space="preserve">neurobasal/FBS </w:t>
      </w:r>
      <w:r w:rsidR="007E6D17">
        <w:rPr>
          <w:rFonts w:asciiTheme="majorEastAsia" w:hAnsiTheme="majorEastAsia" w:cstheme="majorEastAsia"/>
        </w:rPr>
        <w:t xml:space="preserve">containing </w:t>
      </w:r>
      <w:r w:rsidR="00377153">
        <w:rPr>
          <w:rFonts w:asciiTheme="majorEastAsia" w:hAnsiTheme="majorEastAsia" w:cstheme="majorEastAsia"/>
        </w:rPr>
        <w:t xml:space="preserve">10% DMSO </w:t>
      </w:r>
      <w:r w:rsidR="007E6D17">
        <w:rPr>
          <w:rFonts w:asciiTheme="majorEastAsia" w:hAnsiTheme="majorEastAsia" w:cstheme="majorEastAsia"/>
        </w:rPr>
        <w:t xml:space="preserve">in aliquots at a </w:t>
      </w:r>
      <w:r w:rsidR="00377153">
        <w:rPr>
          <w:rFonts w:asciiTheme="majorEastAsia" w:hAnsiTheme="majorEastAsia" w:cstheme="majorEastAsia"/>
        </w:rPr>
        <w:t>density of 10</w:t>
      </w:r>
      <w:r w:rsidR="00377153">
        <w:rPr>
          <w:rFonts w:asciiTheme="majorEastAsia" w:hAnsiTheme="majorEastAsia" w:cstheme="majorEastAsia"/>
          <w:vertAlign w:val="superscript"/>
        </w:rPr>
        <w:t xml:space="preserve">6 </w:t>
      </w:r>
      <w:r w:rsidR="00377153">
        <w:rPr>
          <w:rFonts w:asciiTheme="majorEastAsia" w:hAnsiTheme="majorEastAsia" w:cstheme="majorEastAsia"/>
        </w:rPr>
        <w:t>cell/ml</w:t>
      </w:r>
      <w:r w:rsidR="007E6D17">
        <w:rPr>
          <w:rFonts w:asciiTheme="majorEastAsia" w:hAnsiTheme="majorEastAsia" w:cstheme="majorEastAsia"/>
        </w:rPr>
        <w:t>,</w:t>
      </w:r>
      <w:r w:rsidR="00377153">
        <w:rPr>
          <w:rFonts w:asciiTheme="majorEastAsia" w:hAnsiTheme="majorEastAsia" w:cstheme="majorEastAsia"/>
        </w:rPr>
        <w:t xml:space="preserve"> frozen</w:t>
      </w:r>
      <w:r w:rsidR="007E6D17">
        <w:rPr>
          <w:rFonts w:asciiTheme="majorEastAsia" w:hAnsiTheme="majorEastAsia" w:cstheme="majorEastAsia"/>
        </w:rPr>
        <w:t xml:space="preserve"> by overnight incubation</w:t>
      </w:r>
      <w:r w:rsidR="002249A7">
        <w:rPr>
          <w:rFonts w:asciiTheme="majorEastAsia" w:hAnsiTheme="majorEastAsia" w:cstheme="majorEastAsia"/>
        </w:rPr>
        <w:t xml:space="preserve"> </w:t>
      </w:r>
      <w:r w:rsidR="00377153">
        <w:rPr>
          <w:rFonts w:asciiTheme="majorEastAsia" w:hAnsiTheme="majorEastAsia" w:cstheme="majorEastAsia"/>
        </w:rPr>
        <w:t xml:space="preserve">at -80 </w:t>
      </w:r>
      <m:oMath>
        <m:r>
          <w:rPr>
            <w:rFonts w:ascii="Cambria Math" w:hAnsi="Cambria Math" w:cstheme="majorEastAsia"/>
          </w:rPr>
          <m:t xml:space="preserve">℃  </m:t>
        </m:r>
      </m:oMath>
      <w:r w:rsidR="007E6D17">
        <w:rPr>
          <w:rFonts w:asciiTheme="majorEastAsia" w:hAnsiTheme="majorEastAsia" w:cstheme="majorEastAsia"/>
        </w:rPr>
        <w:t xml:space="preserve">and stored </w:t>
      </w:r>
      <w:r w:rsidR="00377153">
        <w:rPr>
          <w:rFonts w:asciiTheme="majorEastAsia" w:hAnsiTheme="majorEastAsia" w:cstheme="majorEastAsia"/>
        </w:rPr>
        <w:t>in liquid nitrogen</w:t>
      </w:r>
      <w:r w:rsidR="007E6D17">
        <w:rPr>
          <w:rFonts w:asciiTheme="majorEastAsia" w:hAnsiTheme="majorEastAsia" w:cstheme="majorEastAsia"/>
        </w:rPr>
        <w:t xml:space="preserve"> until use</w:t>
      </w:r>
      <w:r w:rsidR="00377153">
        <w:rPr>
          <w:rFonts w:asciiTheme="majorEastAsia" w:hAnsiTheme="majorEastAsia" w:cstheme="majorEastAsia"/>
        </w:rPr>
        <w:t xml:space="preserve">. </w:t>
      </w:r>
    </w:p>
    <w:p w14:paraId="2D51F615" w14:textId="3E892F5E" w:rsidR="00D05430" w:rsidRDefault="00ED25AB" w:rsidP="006F4255">
      <w:pPr>
        <w:spacing w:line="480" w:lineRule="auto"/>
        <w:rPr>
          <w:rFonts w:asciiTheme="majorEastAsia" w:hAnsiTheme="majorEastAsia" w:cstheme="majorEastAsia"/>
        </w:rPr>
      </w:pPr>
      <w:r>
        <w:rPr>
          <w:rFonts w:asciiTheme="majorEastAsia" w:hAnsiTheme="majorEastAsia" w:cstheme="majorEastAsia"/>
        </w:rPr>
        <w:tab/>
        <w:t>Sterile coverslips (15 mm) were coated with sterile 0.1% poly-D-lysine (Sigma, P0899</w:t>
      </w:r>
      <w:proofErr w:type="gramStart"/>
      <w:r>
        <w:rPr>
          <w:rFonts w:asciiTheme="majorEastAsia" w:hAnsiTheme="majorEastAsia" w:cstheme="majorEastAsia"/>
        </w:rPr>
        <w:t>)  in</w:t>
      </w:r>
      <w:proofErr w:type="gramEnd"/>
      <w:r>
        <w:rPr>
          <w:rFonts w:asciiTheme="majorEastAsia" w:hAnsiTheme="majorEastAsia" w:cstheme="majorEastAsia"/>
        </w:rPr>
        <w:t xml:space="preserve"> borate buffer overnight (50mM H</w:t>
      </w:r>
      <w:r>
        <w:rPr>
          <w:rFonts w:asciiTheme="majorEastAsia" w:hAnsiTheme="majorEastAsia" w:cstheme="majorEastAsia"/>
          <w:vertAlign w:val="subscript"/>
        </w:rPr>
        <w:t>3</w:t>
      </w:r>
      <w:r>
        <w:rPr>
          <w:rFonts w:asciiTheme="majorEastAsia" w:hAnsiTheme="majorEastAsia" w:cstheme="majorEastAsia"/>
        </w:rPr>
        <w:t>BO</w:t>
      </w:r>
      <w:r>
        <w:rPr>
          <w:rFonts w:asciiTheme="majorEastAsia" w:hAnsiTheme="majorEastAsia" w:cstheme="majorEastAsia"/>
          <w:vertAlign w:val="subscript"/>
        </w:rPr>
        <w:t>3</w:t>
      </w:r>
      <w:r>
        <w:rPr>
          <w:rFonts w:asciiTheme="majorEastAsia" w:hAnsiTheme="majorEastAsia" w:cstheme="majorEastAsia"/>
        </w:rPr>
        <w:t>, 12.5</w:t>
      </w:r>
      <w:r w:rsidRPr="00FF05CC">
        <w:rPr>
          <w:rFonts w:asciiTheme="majorEastAsia" w:hAnsiTheme="majorEastAsia" w:cstheme="majorEastAsia"/>
        </w:rPr>
        <w:t xml:space="preserve"> </w:t>
      </w:r>
      <w:r>
        <w:rPr>
          <w:rFonts w:asciiTheme="majorEastAsia" w:hAnsiTheme="majorEastAsia" w:cstheme="majorEastAsia"/>
        </w:rPr>
        <w:t>mM Na</w:t>
      </w:r>
      <w:r>
        <w:rPr>
          <w:rFonts w:asciiTheme="majorEastAsia" w:hAnsiTheme="majorEastAsia" w:cstheme="majorEastAsia"/>
          <w:vertAlign w:val="subscript"/>
        </w:rPr>
        <w:t>2</w:t>
      </w:r>
      <w:r>
        <w:rPr>
          <w:rFonts w:asciiTheme="majorEastAsia" w:hAnsiTheme="majorEastAsia" w:cstheme="majorEastAsia"/>
        </w:rPr>
        <w:t>B</w:t>
      </w:r>
      <w:r>
        <w:rPr>
          <w:rFonts w:asciiTheme="majorEastAsia" w:hAnsiTheme="majorEastAsia" w:cstheme="majorEastAsia"/>
          <w:vertAlign w:val="subscript"/>
        </w:rPr>
        <w:t>4</w:t>
      </w:r>
      <w:r>
        <w:rPr>
          <w:rFonts w:asciiTheme="majorEastAsia" w:hAnsiTheme="majorEastAsia" w:cstheme="majorEastAsia"/>
        </w:rPr>
        <w:t>O</w:t>
      </w:r>
      <w:r>
        <w:rPr>
          <w:rFonts w:asciiTheme="majorEastAsia" w:hAnsiTheme="majorEastAsia" w:cstheme="majorEastAsia"/>
          <w:vertAlign w:val="subscript"/>
        </w:rPr>
        <w:t>7</w:t>
      </w:r>
      <w:r>
        <w:rPr>
          <w:rFonts w:asciiTheme="majorEastAsia" w:hAnsiTheme="majorEastAsia" w:cstheme="majorEastAsia"/>
        </w:rPr>
        <w:t>) and then placed in wells of a 24-well plate.  H</w:t>
      </w:r>
      <w:r w:rsidR="00377153">
        <w:rPr>
          <w:rFonts w:asciiTheme="majorEastAsia" w:hAnsiTheme="majorEastAsia" w:cstheme="majorEastAsia"/>
        </w:rPr>
        <w:t xml:space="preserve">ippocampal neurons were thawed </w:t>
      </w:r>
      <w:r w:rsidR="007E6D17">
        <w:rPr>
          <w:rFonts w:asciiTheme="majorEastAsia" w:hAnsiTheme="majorEastAsia" w:cstheme="majorEastAsia"/>
        </w:rPr>
        <w:t>at</w:t>
      </w:r>
      <w:r w:rsidR="00377153">
        <w:rPr>
          <w:rFonts w:asciiTheme="majorEastAsia" w:hAnsiTheme="majorEastAsia" w:cstheme="majorEastAsia"/>
        </w:rPr>
        <w:t xml:space="preserve"> 37 </w:t>
      </w:r>
      <m:oMath>
        <m:r>
          <w:rPr>
            <w:rFonts w:ascii="Cambria Math" w:hAnsi="Cambria Math" w:cstheme="majorEastAsia"/>
          </w:rPr>
          <m:t>℃</m:t>
        </m:r>
      </m:oMath>
      <w:r w:rsidR="00377153">
        <w:rPr>
          <w:rFonts w:asciiTheme="majorEastAsia" w:hAnsiTheme="majorEastAsia" w:cstheme="majorEastAsia"/>
        </w:rPr>
        <w:t xml:space="preserve">, diluted in </w:t>
      </w:r>
      <w:r>
        <w:rPr>
          <w:rFonts w:asciiTheme="majorEastAsia" w:hAnsiTheme="majorEastAsia" w:cstheme="majorEastAsia"/>
        </w:rPr>
        <w:t>L-Glutamine-free Neurobasal Medium (Invitrogen, 21103-049) containing</w:t>
      </w:r>
      <w:r w:rsidR="00377153">
        <w:rPr>
          <w:rFonts w:asciiTheme="majorEastAsia" w:hAnsiTheme="majorEastAsia" w:cstheme="majorEastAsia"/>
        </w:rPr>
        <w:t xml:space="preserve">10% </w:t>
      </w:r>
      <w:proofErr w:type="spellStart"/>
      <w:r w:rsidR="00377153">
        <w:rPr>
          <w:rFonts w:asciiTheme="majorEastAsia" w:hAnsiTheme="majorEastAsia" w:cstheme="majorEastAsia"/>
        </w:rPr>
        <w:t>Hyclone</w:t>
      </w:r>
      <w:proofErr w:type="spellEnd"/>
      <w:r w:rsidR="00377153">
        <w:rPr>
          <w:rFonts w:asciiTheme="majorEastAsia" w:hAnsiTheme="majorEastAsia" w:cstheme="majorEastAsia"/>
        </w:rPr>
        <w:t xml:space="preserve"> f</w:t>
      </w:r>
      <w:r w:rsidR="007E6D17">
        <w:rPr>
          <w:rFonts w:asciiTheme="majorEastAsia" w:hAnsiTheme="majorEastAsia" w:cstheme="majorEastAsia"/>
        </w:rPr>
        <w:t>e</w:t>
      </w:r>
      <w:r w:rsidR="00377153">
        <w:rPr>
          <w:rFonts w:asciiTheme="majorEastAsia" w:hAnsiTheme="majorEastAsia" w:cstheme="majorEastAsia"/>
        </w:rPr>
        <w:t>tal bovine serum (VWR, 6777-002</w:t>
      </w:r>
      <w:proofErr w:type="gramStart"/>
      <w:r w:rsidR="00377153">
        <w:rPr>
          <w:rFonts w:asciiTheme="majorEastAsia" w:hAnsiTheme="majorEastAsia" w:cstheme="majorEastAsia"/>
        </w:rPr>
        <w:t xml:space="preserve">) </w:t>
      </w:r>
      <w:r>
        <w:rPr>
          <w:rFonts w:asciiTheme="majorEastAsia" w:hAnsiTheme="majorEastAsia" w:cstheme="majorEastAsia"/>
        </w:rPr>
        <w:t xml:space="preserve"> </w:t>
      </w:r>
      <w:r w:rsidR="00377153">
        <w:rPr>
          <w:rFonts w:asciiTheme="majorEastAsia" w:hAnsiTheme="majorEastAsia" w:cstheme="majorEastAsia"/>
        </w:rPr>
        <w:t>and</w:t>
      </w:r>
      <w:proofErr w:type="gramEnd"/>
      <w:r w:rsidR="00377153">
        <w:rPr>
          <w:rFonts w:asciiTheme="majorEastAsia" w:hAnsiTheme="majorEastAsia" w:cstheme="majorEastAsia"/>
        </w:rPr>
        <w:t xml:space="preserve"> plated on </w:t>
      </w:r>
      <w:r>
        <w:rPr>
          <w:rFonts w:asciiTheme="majorEastAsia" w:hAnsiTheme="majorEastAsia" w:cstheme="majorEastAsia"/>
        </w:rPr>
        <w:t xml:space="preserve">the </w:t>
      </w:r>
      <w:r w:rsidR="00377153">
        <w:rPr>
          <w:rFonts w:asciiTheme="majorEastAsia" w:hAnsiTheme="majorEastAsia" w:cstheme="majorEastAsia"/>
        </w:rPr>
        <w:t xml:space="preserve">poly-D-lysine coated </w:t>
      </w:r>
      <w:r>
        <w:rPr>
          <w:rFonts w:asciiTheme="majorEastAsia" w:hAnsiTheme="majorEastAsia" w:cstheme="majorEastAsia"/>
        </w:rPr>
        <w:t xml:space="preserve">coverslips </w:t>
      </w:r>
      <w:r w:rsidR="00377153">
        <w:rPr>
          <w:rFonts w:asciiTheme="majorEastAsia" w:hAnsiTheme="majorEastAsia" w:cstheme="majorEastAsia"/>
        </w:rPr>
        <w:t xml:space="preserve">at a density of 15,000 </w:t>
      </w:r>
      <w:r w:rsidR="00377153">
        <w:rPr>
          <w:rFonts w:asciiTheme="majorEastAsia" w:hAnsiTheme="majorEastAsia" w:cstheme="majorEastAsia"/>
        </w:rPr>
        <w:lastRenderedPageBreak/>
        <w:t>neuron</w:t>
      </w:r>
      <w:r>
        <w:rPr>
          <w:rFonts w:asciiTheme="majorEastAsia" w:hAnsiTheme="majorEastAsia" w:cstheme="majorEastAsia"/>
        </w:rPr>
        <w:t>s</w:t>
      </w:r>
      <w:r w:rsidR="00377153">
        <w:rPr>
          <w:rFonts w:asciiTheme="majorEastAsia" w:hAnsiTheme="majorEastAsia" w:cstheme="majorEastAsia"/>
        </w:rPr>
        <w:t xml:space="preserve"> per </w:t>
      </w:r>
      <w:r>
        <w:rPr>
          <w:rFonts w:asciiTheme="majorEastAsia" w:hAnsiTheme="majorEastAsia" w:cstheme="majorEastAsia"/>
        </w:rPr>
        <w:t xml:space="preserve"> well</w:t>
      </w:r>
      <w:r w:rsidR="00377153">
        <w:rPr>
          <w:rFonts w:asciiTheme="majorEastAsia" w:hAnsiTheme="majorEastAsia" w:cstheme="majorEastAsia"/>
        </w:rPr>
        <w:t xml:space="preserve">. </w:t>
      </w:r>
      <w:r>
        <w:rPr>
          <w:rFonts w:asciiTheme="majorEastAsia" w:hAnsiTheme="majorEastAsia" w:cstheme="majorEastAsia"/>
        </w:rPr>
        <w:t xml:space="preserve"> </w:t>
      </w:r>
      <w:r w:rsidR="00377153">
        <w:rPr>
          <w:rFonts w:asciiTheme="majorEastAsia" w:hAnsiTheme="majorEastAsia" w:cstheme="majorEastAsia"/>
        </w:rPr>
        <w:t xml:space="preserve">After 2 h incubation, the medium </w:t>
      </w:r>
      <w:r w:rsidR="00361055">
        <w:rPr>
          <w:rFonts w:asciiTheme="majorEastAsia" w:hAnsiTheme="majorEastAsia" w:cstheme="majorEastAsia"/>
        </w:rPr>
        <w:t>was</w:t>
      </w:r>
      <w:r w:rsidR="00377153">
        <w:rPr>
          <w:rFonts w:asciiTheme="majorEastAsia" w:hAnsiTheme="majorEastAsia" w:cstheme="majorEastAsia"/>
        </w:rPr>
        <w:t xml:space="preserve"> </w:t>
      </w:r>
      <w:r>
        <w:rPr>
          <w:rFonts w:asciiTheme="majorEastAsia" w:hAnsiTheme="majorEastAsia" w:cstheme="majorEastAsia"/>
        </w:rPr>
        <w:t>removed and replaced</w:t>
      </w:r>
      <w:r w:rsidR="00501508">
        <w:rPr>
          <w:rFonts w:asciiTheme="majorEastAsia" w:hAnsiTheme="majorEastAsia" w:cstheme="majorEastAsia"/>
        </w:rPr>
        <w:t xml:space="preserve"> with</w:t>
      </w:r>
      <w:r w:rsidR="00377153">
        <w:rPr>
          <w:rFonts w:asciiTheme="majorEastAsia" w:hAnsiTheme="majorEastAsia" w:cstheme="majorEastAsia"/>
        </w:rPr>
        <w:t xml:space="preserve"> </w:t>
      </w:r>
      <w:r w:rsidR="00501508">
        <w:rPr>
          <w:rFonts w:asciiTheme="majorEastAsia" w:hAnsiTheme="majorEastAsia" w:cstheme="majorEastAsia"/>
        </w:rPr>
        <w:t xml:space="preserve">serum-free </w:t>
      </w:r>
      <w:r w:rsidR="00377153">
        <w:rPr>
          <w:rFonts w:asciiTheme="majorEastAsia" w:hAnsiTheme="majorEastAsia" w:cstheme="majorEastAsia"/>
        </w:rPr>
        <w:t xml:space="preserve">Neurobasal Medium </w:t>
      </w:r>
      <w:r w:rsidR="00501508">
        <w:rPr>
          <w:rFonts w:asciiTheme="majorEastAsia" w:hAnsiTheme="majorEastAsia" w:cstheme="majorEastAsia"/>
        </w:rPr>
        <w:t xml:space="preserve">containing </w:t>
      </w:r>
      <w:r w:rsidR="00377153">
        <w:rPr>
          <w:rFonts w:asciiTheme="majorEastAsia" w:hAnsiTheme="majorEastAsia" w:cstheme="majorEastAsia"/>
        </w:rPr>
        <w:t xml:space="preserve">1X N21 Max (Fisher, AR008), 50 Unit/mL Penicillin and 0.08 mM Streptomycin (Fisher Scientific </w:t>
      </w:r>
      <w:proofErr w:type="spellStart"/>
      <w:r w:rsidR="00377153">
        <w:rPr>
          <w:rFonts w:asciiTheme="majorEastAsia" w:hAnsiTheme="majorEastAsia" w:cstheme="majorEastAsia"/>
        </w:rPr>
        <w:t>Hyclone</w:t>
      </w:r>
      <w:proofErr w:type="spellEnd"/>
      <w:r w:rsidR="00377153">
        <w:rPr>
          <w:rFonts w:asciiTheme="majorEastAsia" w:hAnsiTheme="majorEastAsia" w:cstheme="majorEastAsia"/>
        </w:rPr>
        <w:t xml:space="preserve">, SV30010), </w:t>
      </w:r>
      <w:r w:rsidR="00501508">
        <w:rPr>
          <w:rFonts w:asciiTheme="majorEastAsia" w:hAnsiTheme="majorEastAsia" w:cstheme="majorEastAsia"/>
        </w:rPr>
        <w:t xml:space="preserve">and </w:t>
      </w:r>
      <w:r w:rsidR="00377153">
        <w:rPr>
          <w:rFonts w:asciiTheme="majorEastAsia" w:hAnsiTheme="majorEastAsia" w:cstheme="majorEastAsia"/>
        </w:rPr>
        <w:t>5</w:t>
      </w:r>
      <m:oMath>
        <m:r>
          <w:rPr>
            <w:rFonts w:ascii="Cambria Math" w:hAnsi="Cambria Math" w:cstheme="majorEastAsia"/>
          </w:rPr>
          <m:t xml:space="preserve"> </m:t>
        </m:r>
        <m:r>
          <m:rPr>
            <m:sty m:val="p"/>
          </m:rPr>
          <w:rPr>
            <w:rFonts w:ascii="Cambria Math" w:hAnsi="Cambria Math" w:cstheme="majorEastAsia"/>
          </w:rPr>
          <m:t xml:space="preserve">μM </m:t>
        </m:r>
      </m:oMath>
      <w:r w:rsidR="00377153">
        <w:rPr>
          <w:rFonts w:asciiTheme="majorEastAsia" w:hAnsiTheme="majorEastAsia" w:cstheme="majorEastAsia"/>
        </w:rPr>
        <w:t>glutamine (Intvitrogen, 35050-061).</w:t>
      </w:r>
    </w:p>
    <w:p w14:paraId="18DDCA50" w14:textId="072A8E7D" w:rsidR="00377153" w:rsidRDefault="00377153" w:rsidP="00D05430">
      <w:pPr>
        <w:spacing w:line="480" w:lineRule="auto"/>
        <w:ind w:firstLine="720"/>
        <w:rPr>
          <w:rFonts w:asciiTheme="majorEastAsia" w:hAnsiTheme="majorEastAsia" w:cstheme="majorEastAsia"/>
        </w:rPr>
      </w:pPr>
      <w:r>
        <w:rPr>
          <w:rFonts w:asciiTheme="majorEastAsia" w:hAnsiTheme="majorEastAsia" w:cstheme="majorEastAsia"/>
        </w:rPr>
        <w:t>For DIV7 culture</w:t>
      </w:r>
      <w:r w:rsidR="00501508">
        <w:rPr>
          <w:rFonts w:asciiTheme="majorEastAsia" w:hAnsiTheme="majorEastAsia" w:cstheme="majorEastAsia"/>
        </w:rPr>
        <w:t>s</w:t>
      </w:r>
      <w:r>
        <w:rPr>
          <w:rFonts w:asciiTheme="majorEastAsia" w:hAnsiTheme="majorEastAsia" w:cstheme="majorEastAsia"/>
        </w:rPr>
        <w:t>, the cell</w:t>
      </w:r>
      <w:r w:rsidR="00501508">
        <w:rPr>
          <w:rFonts w:asciiTheme="majorEastAsia" w:hAnsiTheme="majorEastAsia" w:cstheme="majorEastAsia"/>
        </w:rPr>
        <w:t>s</w:t>
      </w:r>
      <w:r>
        <w:rPr>
          <w:rFonts w:asciiTheme="majorEastAsia" w:hAnsiTheme="majorEastAsia" w:cstheme="majorEastAsia"/>
        </w:rPr>
        <w:t xml:space="preserve"> were maintained in the culturing medium in a 37</w:t>
      </w:r>
      <m:oMath>
        <m:r>
          <w:rPr>
            <w:rFonts w:ascii="Cambria Math" w:hAnsi="Cambria Math" w:cstheme="majorEastAsia"/>
          </w:rPr>
          <m:t>℃</m:t>
        </m:r>
      </m:oMath>
      <w:r>
        <w:rPr>
          <w:rFonts w:asciiTheme="majorEastAsia" w:hAnsiTheme="majorEastAsia" w:cstheme="majorEastAsia"/>
        </w:rPr>
        <w:t>, 5% CO</w:t>
      </w:r>
      <w:r>
        <w:rPr>
          <w:rFonts w:asciiTheme="majorEastAsia" w:hAnsiTheme="majorEastAsia" w:cstheme="majorEastAsia"/>
          <w:vertAlign w:val="subscript"/>
        </w:rPr>
        <w:t>2</w:t>
      </w:r>
      <w:r>
        <w:rPr>
          <w:rFonts w:asciiTheme="majorEastAsia" w:hAnsiTheme="majorEastAsia" w:cstheme="majorEastAsia"/>
        </w:rPr>
        <w:t>, humidified incubator. Half of the medium was changed every 4</w:t>
      </w:r>
      <w:r>
        <w:rPr>
          <w:rFonts w:asciiTheme="majorEastAsia" w:hAnsiTheme="majorEastAsia" w:cstheme="majorEastAsia"/>
          <w:vertAlign w:val="superscript"/>
        </w:rPr>
        <w:t xml:space="preserve">th </w:t>
      </w:r>
      <w:r>
        <w:rPr>
          <w:rFonts w:asciiTheme="majorEastAsia" w:hAnsiTheme="majorEastAsia" w:cstheme="majorEastAsia"/>
        </w:rPr>
        <w:t xml:space="preserve">day. For </w:t>
      </w:r>
      <w:r w:rsidR="00501508">
        <w:rPr>
          <w:rFonts w:asciiTheme="majorEastAsia" w:hAnsiTheme="majorEastAsia" w:cstheme="majorEastAsia"/>
        </w:rPr>
        <w:t xml:space="preserve">the </w:t>
      </w:r>
      <w:r>
        <w:rPr>
          <w:rFonts w:asciiTheme="majorEastAsia" w:hAnsiTheme="majorEastAsia" w:cstheme="majorEastAsia"/>
        </w:rPr>
        <w:t>long</w:t>
      </w:r>
      <w:r w:rsidR="00501508">
        <w:rPr>
          <w:rFonts w:asciiTheme="majorEastAsia" w:hAnsiTheme="majorEastAsia" w:cstheme="majorEastAsia"/>
        </w:rPr>
        <w:t>er</w:t>
      </w:r>
      <w:r>
        <w:rPr>
          <w:rFonts w:asciiTheme="majorEastAsia" w:hAnsiTheme="majorEastAsia" w:cstheme="majorEastAsia"/>
        </w:rPr>
        <w:t xml:space="preserve"> term DIV14, DIV21 culture</w:t>
      </w:r>
      <w:r w:rsidR="00501508">
        <w:rPr>
          <w:rFonts w:asciiTheme="majorEastAsia" w:hAnsiTheme="majorEastAsia" w:cstheme="majorEastAsia"/>
        </w:rPr>
        <w:t>s</w:t>
      </w:r>
      <w:r>
        <w:rPr>
          <w:rFonts w:asciiTheme="majorEastAsia" w:hAnsiTheme="majorEastAsia" w:cstheme="majorEastAsia"/>
        </w:rPr>
        <w:t>, the cells were treated with 0.5</w:t>
      </w:r>
      <w:r w:rsidR="00501508">
        <w:rPr>
          <w:rFonts w:asciiTheme="majorEastAsia" w:hAnsiTheme="majorEastAsia" w:cstheme="majorEastAsia"/>
        </w:rPr>
        <w:t xml:space="preserve"> </w:t>
      </w:r>
      <w:r>
        <w:rPr>
          <w:rFonts w:asciiTheme="majorEastAsia" w:hAnsiTheme="majorEastAsia" w:cstheme="majorEastAsia"/>
        </w:rPr>
        <w:t xml:space="preserve">mM 5-Fluoro-2’-deoxyuridine on DIV4 and then half of the medium was changed </w:t>
      </w:r>
      <w:r w:rsidR="00501508">
        <w:rPr>
          <w:rFonts w:asciiTheme="majorEastAsia" w:hAnsiTheme="majorEastAsia" w:cstheme="majorEastAsia"/>
        </w:rPr>
        <w:t>on DIV5 and every 4th day thereafter.</w:t>
      </w:r>
      <w:r>
        <w:rPr>
          <w:rFonts w:asciiTheme="majorEastAsia" w:hAnsiTheme="majorEastAsia" w:cstheme="majorEastAsia"/>
        </w:rPr>
        <w:t xml:space="preserve"> </w:t>
      </w:r>
    </w:p>
    <w:p w14:paraId="0FA72D71" w14:textId="77777777" w:rsidR="00377153" w:rsidRDefault="00377153" w:rsidP="00D05430">
      <w:pPr>
        <w:spacing w:line="480" w:lineRule="auto"/>
      </w:pPr>
    </w:p>
    <w:p w14:paraId="3987C91F" w14:textId="743CBA08" w:rsidR="00D36C97" w:rsidRDefault="00D36C97" w:rsidP="00CA61A0">
      <w:pPr>
        <w:rPr>
          <w:rFonts w:asciiTheme="majorEastAsia" w:hAnsiTheme="majorEastAsia" w:cstheme="majorEastAsia"/>
          <w:b/>
        </w:rPr>
      </w:pPr>
    </w:p>
    <w:p w14:paraId="41666390" w14:textId="61DB1E25" w:rsidR="00F44106" w:rsidRPr="00F44106" w:rsidRDefault="00CA6635" w:rsidP="00CA61A0">
      <w:pPr>
        <w:rPr>
          <w:rFonts w:asciiTheme="majorEastAsia" w:hAnsiTheme="majorEastAsia" w:cstheme="majorEastAsia"/>
          <w:b/>
        </w:rPr>
      </w:pPr>
      <w:r>
        <w:rPr>
          <w:rFonts w:asciiTheme="majorEastAsia" w:hAnsiTheme="majorEastAsia" w:cstheme="majorEastAsia"/>
          <w:b/>
        </w:rPr>
        <w:t>Treatment with glutamate receptor a</w:t>
      </w:r>
      <w:r w:rsidR="00F44106">
        <w:rPr>
          <w:rFonts w:asciiTheme="majorEastAsia" w:hAnsiTheme="majorEastAsia" w:cstheme="majorEastAsia"/>
          <w:b/>
        </w:rPr>
        <w:t>ntagonists and agonists</w:t>
      </w:r>
      <w:r>
        <w:rPr>
          <w:rFonts w:asciiTheme="majorEastAsia" w:hAnsiTheme="majorEastAsia" w:cstheme="majorEastAsia"/>
          <w:b/>
        </w:rPr>
        <w:t>:</w:t>
      </w:r>
    </w:p>
    <w:p w14:paraId="4D75A288" w14:textId="66755EBE" w:rsidR="004641DF" w:rsidRDefault="00F44106" w:rsidP="00CA61A0">
      <w:pPr>
        <w:rPr>
          <w:rFonts w:asciiTheme="majorEastAsia" w:hAnsiTheme="majorEastAsia" w:cstheme="majorEastAsia"/>
        </w:rPr>
      </w:pPr>
      <w:r>
        <w:rPr>
          <w:rFonts w:asciiTheme="majorEastAsia" w:hAnsiTheme="majorEastAsia" w:cstheme="majorEastAsia"/>
        </w:rPr>
        <w:tab/>
      </w:r>
    </w:p>
    <w:p w14:paraId="53184E01" w14:textId="1D35E9C0" w:rsidR="00F44106" w:rsidRPr="001534AF" w:rsidRDefault="00F44106" w:rsidP="000B3579">
      <w:pPr>
        <w:spacing w:line="480" w:lineRule="auto"/>
        <w:rPr>
          <w:rFonts w:asciiTheme="majorEastAsia" w:hAnsiTheme="majorEastAsia" w:cstheme="majorEastAsia"/>
        </w:rPr>
      </w:pPr>
      <w:r>
        <w:rPr>
          <w:rFonts w:asciiTheme="majorEastAsia" w:hAnsiTheme="majorEastAsia" w:cstheme="majorEastAsia"/>
        </w:rPr>
        <w:tab/>
      </w:r>
      <w:r w:rsidR="00CA6635">
        <w:rPr>
          <w:rFonts w:asciiTheme="majorEastAsia" w:hAnsiTheme="majorEastAsia" w:cstheme="majorEastAsia"/>
        </w:rPr>
        <w:t>The following glutamate receptor agonists and antagonists were prepared and used at the final concentrations given:</w:t>
      </w:r>
      <w:r w:rsidR="00D05430">
        <w:rPr>
          <w:rFonts w:asciiTheme="majorEastAsia" w:hAnsiTheme="majorEastAsia" w:cstheme="majorEastAsia"/>
        </w:rPr>
        <w:t xml:space="preserve"> </w:t>
      </w:r>
      <w:r w:rsidR="00CA6635">
        <w:rPr>
          <w:rFonts w:asciiTheme="majorEastAsia" w:hAnsiTheme="majorEastAsia" w:cstheme="majorEastAsia"/>
        </w:rPr>
        <w:t>Antagonists</w:t>
      </w:r>
      <w:r w:rsidR="003158C2">
        <w:rPr>
          <w:rFonts w:asciiTheme="majorEastAsia" w:hAnsiTheme="majorEastAsia" w:cstheme="majorEastAsia"/>
        </w:rPr>
        <w:t xml:space="preserve"> (all added 15 min prior to L-Glutamate or AMPA</w:t>
      </w:r>
      <w:r w:rsidR="00D05430">
        <w:rPr>
          <w:rFonts w:asciiTheme="majorEastAsia" w:hAnsiTheme="majorEastAsia" w:cstheme="majorEastAsia"/>
        </w:rPr>
        <w:t>)</w:t>
      </w:r>
      <w:r w:rsidR="00CA6635">
        <w:rPr>
          <w:rFonts w:asciiTheme="majorEastAsia" w:hAnsiTheme="majorEastAsia" w:cstheme="majorEastAsia"/>
        </w:rPr>
        <w:t>:</w:t>
      </w:r>
      <w:r w:rsidR="00D05430">
        <w:rPr>
          <w:rFonts w:asciiTheme="majorEastAsia" w:hAnsiTheme="majorEastAsia" w:cstheme="majorEastAsia"/>
        </w:rPr>
        <w:t xml:space="preserve"> </w:t>
      </w:r>
      <w:r w:rsidR="00CA6635">
        <w:rPr>
          <w:rFonts w:asciiTheme="majorEastAsia" w:hAnsiTheme="majorEastAsia" w:cstheme="majorEastAsia"/>
        </w:rPr>
        <w:t>DNQX (</w:t>
      </w:r>
      <w:proofErr w:type="spellStart"/>
      <w:r w:rsidR="00CA6635">
        <w:rPr>
          <w:rFonts w:asciiTheme="majorEastAsia" w:hAnsiTheme="majorEastAsia" w:cstheme="majorEastAsia"/>
        </w:rPr>
        <w:t>Tocris</w:t>
      </w:r>
      <w:proofErr w:type="spellEnd"/>
      <w:r w:rsidR="00CA6635">
        <w:rPr>
          <w:rFonts w:asciiTheme="majorEastAsia" w:hAnsiTheme="majorEastAsia" w:cstheme="majorEastAsia"/>
        </w:rPr>
        <w:t xml:space="preserve">): prepared in water at </w:t>
      </w:r>
      <w:r w:rsidR="0004564B">
        <w:rPr>
          <w:rFonts w:asciiTheme="majorEastAsia" w:hAnsiTheme="majorEastAsia" w:cstheme="majorEastAsia"/>
        </w:rPr>
        <w:t>20</w:t>
      </w:r>
      <w:r w:rsidR="00086A19">
        <w:rPr>
          <w:rFonts w:asciiTheme="majorEastAsia" w:hAnsiTheme="majorEastAsia" w:cstheme="majorEastAsia"/>
        </w:rPr>
        <w:t xml:space="preserve"> </w:t>
      </w:r>
      <w:r w:rsidR="00CA6635">
        <w:rPr>
          <w:rFonts w:asciiTheme="majorEastAsia" w:hAnsiTheme="majorEastAsia" w:cstheme="majorEastAsia"/>
        </w:rPr>
        <w:t xml:space="preserve">mM and used at 50 </w:t>
      </w:r>
      <w:r w:rsidR="00CA6635">
        <w:rPr>
          <w:rFonts w:asciiTheme="majorEastAsia" w:hAnsiTheme="majorEastAsia" w:cstheme="majorEastAsia" w:hint="eastAsia"/>
        </w:rPr>
        <w:t>µ</w:t>
      </w:r>
      <w:r w:rsidR="00CA6635">
        <w:rPr>
          <w:rFonts w:asciiTheme="majorEastAsia" w:hAnsiTheme="majorEastAsia" w:cstheme="majorEastAsia"/>
        </w:rPr>
        <w:t>M.</w:t>
      </w:r>
      <w:r w:rsidR="00890955">
        <w:rPr>
          <w:rFonts w:asciiTheme="majorEastAsia" w:hAnsiTheme="majorEastAsia" w:cstheme="majorEastAsia"/>
        </w:rPr>
        <w:t xml:space="preserve"> </w:t>
      </w:r>
      <w:r w:rsidR="00CA6635">
        <w:rPr>
          <w:rFonts w:asciiTheme="majorEastAsia" w:hAnsiTheme="majorEastAsia" w:cstheme="majorEastAsia"/>
        </w:rPr>
        <w:t>MCPG (Alexis Biochemicals)</w:t>
      </w:r>
      <w:r w:rsidR="003158C2">
        <w:rPr>
          <w:rFonts w:asciiTheme="majorEastAsia" w:hAnsiTheme="majorEastAsia" w:cstheme="majorEastAsia"/>
        </w:rPr>
        <w:t xml:space="preserve">: prepared in </w:t>
      </w:r>
      <w:r w:rsidR="00086A19">
        <w:rPr>
          <w:rFonts w:asciiTheme="majorEastAsia" w:hAnsiTheme="majorEastAsia" w:cstheme="majorEastAsia"/>
        </w:rPr>
        <w:t>0</w:t>
      </w:r>
      <w:r w:rsidR="003158C2">
        <w:rPr>
          <w:rFonts w:asciiTheme="majorEastAsia" w:hAnsiTheme="majorEastAsia" w:cstheme="majorEastAsia"/>
        </w:rPr>
        <w:t>.1 mM NaOH</w:t>
      </w:r>
      <w:r w:rsidR="00CA6635">
        <w:rPr>
          <w:rFonts w:asciiTheme="majorEastAsia" w:hAnsiTheme="majorEastAsia" w:cstheme="majorEastAsia"/>
        </w:rPr>
        <w:t xml:space="preserve"> at </w:t>
      </w:r>
      <w:r w:rsidR="0004564B">
        <w:rPr>
          <w:rFonts w:asciiTheme="majorEastAsia" w:hAnsiTheme="majorEastAsia" w:cstheme="majorEastAsia"/>
        </w:rPr>
        <w:t>20</w:t>
      </w:r>
      <w:r w:rsidR="00CA6635">
        <w:rPr>
          <w:rFonts w:asciiTheme="majorEastAsia" w:hAnsiTheme="majorEastAsia" w:cstheme="majorEastAsia"/>
        </w:rPr>
        <w:t xml:space="preserve"> mM and used at 500 </w:t>
      </w:r>
      <w:r w:rsidR="00CA6635">
        <w:rPr>
          <w:rFonts w:asciiTheme="majorEastAsia" w:hAnsiTheme="majorEastAsia" w:cstheme="majorEastAsia" w:hint="eastAsia"/>
        </w:rPr>
        <w:t>µ</w:t>
      </w:r>
      <w:r w:rsidR="00CA6635">
        <w:rPr>
          <w:rFonts w:asciiTheme="majorEastAsia" w:hAnsiTheme="majorEastAsia" w:cstheme="majorEastAsia"/>
        </w:rPr>
        <w:t>M.</w:t>
      </w:r>
      <w:r w:rsidR="00D05430">
        <w:rPr>
          <w:rFonts w:asciiTheme="majorEastAsia" w:hAnsiTheme="majorEastAsia" w:cstheme="majorEastAsia"/>
        </w:rPr>
        <w:t xml:space="preserve"> </w:t>
      </w:r>
      <w:r w:rsidR="00CA6635">
        <w:rPr>
          <w:rFonts w:asciiTheme="majorEastAsia" w:hAnsiTheme="majorEastAsia" w:cstheme="majorEastAsia"/>
        </w:rPr>
        <w:t>AP5</w:t>
      </w:r>
      <w:r w:rsidR="003158C2">
        <w:rPr>
          <w:rFonts w:asciiTheme="majorEastAsia" w:hAnsiTheme="majorEastAsia" w:cstheme="majorEastAsia"/>
        </w:rPr>
        <w:t xml:space="preserve"> (Sigma): prepared in Neurobasal Medium at </w:t>
      </w:r>
      <w:r w:rsidR="00B163F1">
        <w:rPr>
          <w:rFonts w:asciiTheme="majorEastAsia" w:hAnsiTheme="majorEastAsia" w:cstheme="majorEastAsia"/>
        </w:rPr>
        <w:t>5</w:t>
      </w:r>
      <w:r w:rsidR="003158C2">
        <w:rPr>
          <w:rFonts w:asciiTheme="majorEastAsia" w:hAnsiTheme="majorEastAsia" w:cstheme="majorEastAsia"/>
        </w:rPr>
        <w:t xml:space="preserve"> mM and used at 100 </w:t>
      </w:r>
      <w:r w:rsidR="003158C2">
        <w:rPr>
          <w:rFonts w:asciiTheme="majorEastAsia" w:hAnsiTheme="majorEastAsia" w:cstheme="majorEastAsia" w:hint="eastAsia"/>
        </w:rPr>
        <w:t>µ</w:t>
      </w:r>
      <w:r w:rsidR="003158C2">
        <w:rPr>
          <w:rFonts w:asciiTheme="majorEastAsia" w:hAnsiTheme="majorEastAsia" w:cstheme="majorEastAsia"/>
        </w:rPr>
        <w:t>M.</w:t>
      </w:r>
      <w:r w:rsidR="00890955">
        <w:rPr>
          <w:rFonts w:asciiTheme="majorEastAsia" w:hAnsiTheme="majorEastAsia" w:cstheme="majorEastAsia"/>
        </w:rPr>
        <w:t xml:space="preserve"> </w:t>
      </w:r>
      <w:r w:rsidR="003158C2">
        <w:rPr>
          <w:rFonts w:asciiTheme="majorEastAsia" w:hAnsiTheme="majorEastAsia" w:cstheme="majorEastAsia"/>
        </w:rPr>
        <w:t>Agonists:</w:t>
      </w:r>
      <w:r w:rsidR="00D05430">
        <w:rPr>
          <w:rFonts w:asciiTheme="majorEastAsia" w:hAnsiTheme="majorEastAsia" w:cstheme="majorEastAsia"/>
        </w:rPr>
        <w:t xml:space="preserve"> </w:t>
      </w:r>
      <w:r w:rsidR="003158C2">
        <w:rPr>
          <w:rFonts w:asciiTheme="majorEastAsia" w:hAnsiTheme="majorEastAsia" w:cstheme="majorEastAsia"/>
        </w:rPr>
        <w:t xml:space="preserve">L-Glutamate: Prepared in Neurobasal Medium at </w:t>
      </w:r>
      <w:r w:rsidR="00A92B44">
        <w:rPr>
          <w:rFonts w:asciiTheme="majorEastAsia" w:hAnsiTheme="majorEastAsia" w:cstheme="majorEastAsia"/>
        </w:rPr>
        <w:t>20</w:t>
      </w:r>
      <w:r w:rsidR="003158C2">
        <w:rPr>
          <w:rFonts w:asciiTheme="majorEastAsia" w:hAnsiTheme="majorEastAsia" w:cstheme="majorEastAsia"/>
        </w:rPr>
        <w:t xml:space="preserve"> mM and used at 100 </w:t>
      </w:r>
      <w:r w:rsidR="003158C2">
        <w:rPr>
          <w:rFonts w:asciiTheme="majorEastAsia" w:hAnsiTheme="majorEastAsia" w:cstheme="majorEastAsia" w:hint="eastAsia"/>
        </w:rPr>
        <w:t>µ</w:t>
      </w:r>
      <w:r w:rsidR="003158C2">
        <w:rPr>
          <w:rFonts w:asciiTheme="majorEastAsia" w:hAnsiTheme="majorEastAsia" w:cstheme="majorEastAsia"/>
        </w:rPr>
        <w:t>M.(S)-AMPA (</w:t>
      </w:r>
      <w:proofErr w:type="spellStart"/>
      <w:r w:rsidR="003158C2">
        <w:rPr>
          <w:rFonts w:asciiTheme="majorEastAsia" w:hAnsiTheme="majorEastAsia" w:cstheme="majorEastAsia"/>
        </w:rPr>
        <w:t>Tocris</w:t>
      </w:r>
      <w:proofErr w:type="spellEnd"/>
      <w:r w:rsidR="003158C2">
        <w:rPr>
          <w:rFonts w:asciiTheme="majorEastAsia" w:hAnsiTheme="majorEastAsia" w:cstheme="majorEastAsia"/>
        </w:rPr>
        <w:t xml:space="preserve">): Prepared in Neurobasal Medium at </w:t>
      </w:r>
      <w:r w:rsidR="00A92B44">
        <w:rPr>
          <w:rFonts w:asciiTheme="majorEastAsia" w:hAnsiTheme="majorEastAsia" w:cstheme="majorEastAsia"/>
        </w:rPr>
        <w:t>10</w:t>
      </w:r>
      <w:r w:rsidR="003158C2">
        <w:rPr>
          <w:rFonts w:asciiTheme="majorEastAsia" w:hAnsiTheme="majorEastAsia" w:cstheme="majorEastAsia"/>
        </w:rPr>
        <w:t xml:space="preserve"> mM and used at 100 </w:t>
      </w:r>
      <w:r w:rsidR="003158C2">
        <w:rPr>
          <w:rFonts w:asciiTheme="majorEastAsia" w:hAnsiTheme="majorEastAsia" w:cstheme="majorEastAsia" w:hint="eastAsia"/>
        </w:rPr>
        <w:t>µ</w:t>
      </w:r>
      <w:r w:rsidR="003158C2">
        <w:rPr>
          <w:rFonts w:asciiTheme="majorEastAsia" w:hAnsiTheme="majorEastAsia" w:cstheme="majorEastAsia"/>
        </w:rPr>
        <w:t>M.</w:t>
      </w:r>
      <w:r w:rsidR="00086A19">
        <w:rPr>
          <w:rFonts w:asciiTheme="majorEastAsia" w:hAnsiTheme="majorEastAsia" w:cstheme="majorEastAsia"/>
        </w:rPr>
        <w:t xml:space="preserve"> </w:t>
      </w:r>
      <w:r w:rsidR="003158C2">
        <w:rPr>
          <w:rFonts w:asciiTheme="majorEastAsia" w:hAnsiTheme="majorEastAsia" w:cstheme="majorEastAsia"/>
        </w:rPr>
        <w:t>(RS)-DHPG (</w:t>
      </w:r>
      <w:proofErr w:type="spellStart"/>
      <w:r w:rsidR="003158C2">
        <w:rPr>
          <w:rFonts w:asciiTheme="majorEastAsia" w:hAnsiTheme="majorEastAsia" w:cstheme="majorEastAsia"/>
        </w:rPr>
        <w:t>Tocris</w:t>
      </w:r>
      <w:proofErr w:type="spellEnd"/>
      <w:r w:rsidR="003158C2">
        <w:rPr>
          <w:rFonts w:asciiTheme="majorEastAsia" w:hAnsiTheme="majorEastAsia" w:cstheme="majorEastAsia"/>
        </w:rPr>
        <w:t xml:space="preserve">): Prepared in Neurobasal Medium at </w:t>
      </w:r>
      <w:r w:rsidR="00A92B44">
        <w:rPr>
          <w:rFonts w:asciiTheme="majorEastAsia" w:hAnsiTheme="majorEastAsia" w:cstheme="majorEastAsia"/>
        </w:rPr>
        <w:t>5</w:t>
      </w:r>
      <w:r w:rsidR="003158C2">
        <w:rPr>
          <w:rFonts w:asciiTheme="majorEastAsia" w:hAnsiTheme="majorEastAsia" w:cstheme="majorEastAsia"/>
        </w:rPr>
        <w:t xml:space="preserve"> mM and used at 100 </w:t>
      </w:r>
      <w:r w:rsidR="003158C2">
        <w:rPr>
          <w:rFonts w:asciiTheme="majorEastAsia" w:hAnsiTheme="majorEastAsia" w:cstheme="majorEastAsia" w:hint="eastAsia"/>
        </w:rPr>
        <w:t>µ</w:t>
      </w:r>
      <w:r w:rsidR="003158C2">
        <w:rPr>
          <w:rFonts w:asciiTheme="majorEastAsia" w:hAnsiTheme="majorEastAsia" w:cstheme="majorEastAsia"/>
        </w:rPr>
        <w:t xml:space="preserve">M. </w:t>
      </w:r>
      <w:r w:rsidR="00D05430">
        <w:rPr>
          <w:rFonts w:asciiTheme="majorEastAsia" w:hAnsiTheme="majorEastAsia" w:cstheme="majorEastAsia"/>
        </w:rPr>
        <w:t>B</w:t>
      </w:r>
      <w:r w:rsidR="003158C2">
        <w:rPr>
          <w:rFonts w:asciiTheme="majorEastAsia" w:hAnsiTheme="majorEastAsia" w:cstheme="majorEastAsia"/>
        </w:rPr>
        <w:t>efore drug addition, t</w:t>
      </w:r>
      <w:r>
        <w:rPr>
          <w:rFonts w:asciiTheme="majorEastAsia" w:hAnsiTheme="majorEastAsia" w:cstheme="majorEastAsia"/>
        </w:rPr>
        <w:t xml:space="preserve">he volume of medium </w:t>
      </w:r>
      <w:r w:rsidR="003158C2">
        <w:rPr>
          <w:rFonts w:asciiTheme="majorEastAsia" w:hAnsiTheme="majorEastAsia" w:cstheme="majorEastAsia"/>
        </w:rPr>
        <w:t xml:space="preserve">in each well </w:t>
      </w:r>
      <w:r>
        <w:rPr>
          <w:rFonts w:asciiTheme="majorEastAsia" w:hAnsiTheme="majorEastAsia" w:cstheme="majorEastAsia"/>
        </w:rPr>
        <w:t xml:space="preserve">was measured </w:t>
      </w:r>
      <w:r w:rsidR="003158C2">
        <w:rPr>
          <w:rFonts w:asciiTheme="majorEastAsia" w:hAnsiTheme="majorEastAsia" w:cstheme="majorEastAsia"/>
        </w:rPr>
        <w:t>and adjusted to be identical across wells</w:t>
      </w:r>
      <w:r w:rsidR="001534AF">
        <w:rPr>
          <w:rFonts w:asciiTheme="majorEastAsia" w:hAnsiTheme="majorEastAsia" w:cstheme="majorEastAsia"/>
        </w:rPr>
        <w:t xml:space="preserve"> before </w:t>
      </w:r>
      <w:r w:rsidR="003158C2">
        <w:rPr>
          <w:rFonts w:asciiTheme="majorEastAsia" w:hAnsiTheme="majorEastAsia" w:cstheme="majorEastAsia"/>
        </w:rPr>
        <w:t xml:space="preserve">drug </w:t>
      </w:r>
      <w:r w:rsidR="001534AF">
        <w:rPr>
          <w:rFonts w:asciiTheme="majorEastAsia" w:hAnsiTheme="majorEastAsia" w:cstheme="majorEastAsia"/>
        </w:rPr>
        <w:t xml:space="preserve">treatment. </w:t>
      </w:r>
    </w:p>
    <w:p w14:paraId="60C36CCE" w14:textId="123663EE" w:rsidR="00D36C97" w:rsidRPr="002A4E43" w:rsidRDefault="00F44106" w:rsidP="00CA61A0">
      <w:pPr>
        <w:rPr>
          <w:rFonts w:asciiTheme="majorEastAsia" w:hAnsiTheme="majorEastAsia" w:cstheme="majorEastAsia"/>
        </w:rPr>
      </w:pPr>
      <w:r>
        <w:rPr>
          <w:rFonts w:asciiTheme="majorEastAsia" w:hAnsiTheme="majorEastAsia" w:cstheme="majorEastAsia"/>
          <w:b/>
        </w:rPr>
        <w:lastRenderedPageBreak/>
        <w:tab/>
      </w:r>
    </w:p>
    <w:p w14:paraId="5B167DAC" w14:textId="69B32D37" w:rsidR="00120502" w:rsidRDefault="00120502" w:rsidP="00CA61A0">
      <w:pPr>
        <w:rPr>
          <w:rFonts w:asciiTheme="majorEastAsia" w:hAnsiTheme="majorEastAsia" w:cstheme="majorEastAsia"/>
          <w:b/>
        </w:rPr>
      </w:pPr>
      <w:r>
        <w:rPr>
          <w:rFonts w:asciiTheme="majorEastAsia" w:hAnsiTheme="majorEastAsia" w:cstheme="majorEastAsia"/>
          <w:b/>
        </w:rPr>
        <w:t>Immunostaining:</w:t>
      </w:r>
    </w:p>
    <w:p w14:paraId="22A1F370" w14:textId="21C15A58" w:rsidR="000B3579" w:rsidRDefault="00120502" w:rsidP="000B3579">
      <w:pPr>
        <w:spacing w:before="240" w:line="480" w:lineRule="auto"/>
        <w:rPr>
          <w:rFonts w:asciiTheme="majorEastAsia" w:hAnsiTheme="majorEastAsia" w:cstheme="majorEastAsia"/>
        </w:rPr>
      </w:pPr>
      <w:r>
        <w:rPr>
          <w:rFonts w:asciiTheme="majorEastAsia" w:hAnsiTheme="majorEastAsia" w:cstheme="majorEastAsia"/>
          <w:b/>
        </w:rPr>
        <w:tab/>
      </w:r>
      <w:r w:rsidR="003158C2" w:rsidRPr="00AA6299">
        <w:rPr>
          <w:rFonts w:asciiTheme="majorEastAsia" w:hAnsiTheme="majorEastAsia" w:cstheme="majorEastAsia"/>
        </w:rPr>
        <w:t>Cultured neurons</w:t>
      </w:r>
      <w:r w:rsidR="00B00A49">
        <w:rPr>
          <w:rFonts w:asciiTheme="majorEastAsia" w:hAnsiTheme="majorEastAsia" w:cstheme="majorEastAsia"/>
          <w:b/>
        </w:rPr>
        <w:t xml:space="preserve"> </w:t>
      </w:r>
      <w:r w:rsidR="004B19DE">
        <w:rPr>
          <w:rFonts w:asciiTheme="majorEastAsia" w:hAnsiTheme="majorEastAsia" w:cstheme="majorEastAsia"/>
        </w:rPr>
        <w:t xml:space="preserve">were fixed for </w:t>
      </w:r>
      <w:r w:rsidR="00AA2F7F">
        <w:rPr>
          <w:rFonts w:asciiTheme="majorEastAsia" w:hAnsiTheme="majorEastAsia" w:cstheme="majorEastAsia"/>
        </w:rPr>
        <w:t xml:space="preserve">20 min at room temperature with </w:t>
      </w:r>
      <w:r w:rsidR="003158C2">
        <w:rPr>
          <w:rFonts w:asciiTheme="majorEastAsia" w:hAnsiTheme="majorEastAsia" w:cstheme="majorEastAsia"/>
        </w:rPr>
        <w:t>4% paraformaldehyde (</w:t>
      </w:r>
      <w:proofErr w:type="spellStart"/>
      <w:r w:rsidR="003158C2">
        <w:rPr>
          <w:rFonts w:asciiTheme="majorEastAsia" w:hAnsiTheme="majorEastAsia" w:cstheme="majorEastAsia"/>
        </w:rPr>
        <w:t>Tousimis</w:t>
      </w:r>
      <w:proofErr w:type="spellEnd"/>
      <w:r w:rsidR="003158C2">
        <w:rPr>
          <w:rFonts w:asciiTheme="majorEastAsia" w:hAnsiTheme="majorEastAsia" w:cstheme="majorEastAsia"/>
        </w:rPr>
        <w:t>, 1008A) in 1</w:t>
      </w:r>
      <w:proofErr w:type="gramStart"/>
      <w:r w:rsidR="003158C2">
        <w:rPr>
          <w:rFonts w:asciiTheme="majorEastAsia" w:hAnsiTheme="majorEastAsia" w:cstheme="majorEastAsia"/>
        </w:rPr>
        <w:t xml:space="preserve">X </w:t>
      </w:r>
      <w:r w:rsidR="003158C2" w:rsidRPr="00B00A49">
        <w:rPr>
          <w:rFonts w:asciiTheme="majorEastAsia" w:hAnsiTheme="majorEastAsia" w:cstheme="majorEastAsia"/>
        </w:rPr>
        <w:t xml:space="preserve"> </w:t>
      </w:r>
      <w:r w:rsidR="008A4FA4" w:rsidRPr="00B00A49">
        <w:rPr>
          <w:rFonts w:asciiTheme="majorEastAsia" w:hAnsiTheme="majorEastAsia" w:cstheme="majorEastAsia"/>
        </w:rPr>
        <w:t>PBS</w:t>
      </w:r>
      <w:proofErr w:type="gramEnd"/>
      <w:r w:rsidR="00B00A49">
        <w:rPr>
          <w:rFonts w:asciiTheme="majorEastAsia" w:hAnsiTheme="majorEastAsia" w:cstheme="majorEastAsia"/>
        </w:rPr>
        <w:t xml:space="preserve"> (137</w:t>
      </w:r>
      <w:r w:rsidR="00086A19">
        <w:rPr>
          <w:rFonts w:asciiTheme="majorEastAsia" w:hAnsiTheme="majorEastAsia" w:cstheme="majorEastAsia"/>
        </w:rPr>
        <w:t xml:space="preserve"> </w:t>
      </w:r>
      <w:r w:rsidR="00B00A49">
        <w:rPr>
          <w:rFonts w:asciiTheme="majorEastAsia" w:hAnsiTheme="majorEastAsia" w:cstheme="majorEastAsia"/>
        </w:rPr>
        <w:t>mM NaCl, 2.7</w:t>
      </w:r>
      <w:r w:rsidR="00086A19">
        <w:rPr>
          <w:rFonts w:asciiTheme="majorEastAsia" w:hAnsiTheme="majorEastAsia" w:cstheme="majorEastAsia"/>
        </w:rPr>
        <w:t xml:space="preserve"> </w:t>
      </w:r>
      <w:r w:rsidR="00B00A49">
        <w:rPr>
          <w:rFonts w:asciiTheme="majorEastAsia" w:hAnsiTheme="majorEastAsia" w:cstheme="majorEastAsia"/>
        </w:rPr>
        <w:t xml:space="preserve">mM </w:t>
      </w:r>
      <w:proofErr w:type="spellStart"/>
      <w:r w:rsidR="00B00A49">
        <w:rPr>
          <w:rFonts w:asciiTheme="majorEastAsia" w:hAnsiTheme="majorEastAsia" w:cstheme="majorEastAsia"/>
        </w:rPr>
        <w:t>KCl</w:t>
      </w:r>
      <w:proofErr w:type="spellEnd"/>
      <w:r w:rsidR="00B00A49">
        <w:rPr>
          <w:rFonts w:asciiTheme="majorEastAsia" w:hAnsiTheme="majorEastAsia" w:cstheme="majorEastAsia"/>
        </w:rPr>
        <w:t>, 10</w:t>
      </w:r>
      <w:r w:rsidR="00B00A49" w:rsidRPr="00B00A49">
        <w:rPr>
          <w:rFonts w:asciiTheme="majorEastAsia" w:hAnsiTheme="majorEastAsia" w:cstheme="majorEastAsia"/>
        </w:rPr>
        <w:t xml:space="preserve"> mM Na</w:t>
      </w:r>
      <w:r w:rsidR="00B00A49">
        <w:rPr>
          <w:rFonts w:asciiTheme="majorEastAsia" w:hAnsiTheme="majorEastAsia" w:cstheme="majorEastAsia"/>
          <w:vertAlign w:val="subscript"/>
        </w:rPr>
        <w:t>2</w:t>
      </w:r>
      <w:r w:rsidR="00B00A49" w:rsidRPr="00B00A49">
        <w:rPr>
          <w:rFonts w:asciiTheme="majorEastAsia" w:hAnsiTheme="majorEastAsia" w:cstheme="majorEastAsia"/>
        </w:rPr>
        <w:t>HPO</w:t>
      </w:r>
      <w:r w:rsidR="00B00A49">
        <w:rPr>
          <w:rFonts w:asciiTheme="majorEastAsia" w:hAnsiTheme="majorEastAsia" w:cstheme="majorEastAsia"/>
          <w:vertAlign w:val="subscript"/>
        </w:rPr>
        <w:t>4</w:t>
      </w:r>
      <w:r w:rsidR="00B00A49">
        <w:rPr>
          <w:rFonts w:asciiTheme="majorEastAsia" w:hAnsiTheme="majorEastAsia" w:cstheme="majorEastAsia"/>
        </w:rPr>
        <w:t xml:space="preserve">, </w:t>
      </w:r>
      <w:r w:rsidR="00086A19">
        <w:rPr>
          <w:rFonts w:asciiTheme="majorEastAsia" w:hAnsiTheme="majorEastAsia" w:cstheme="majorEastAsia"/>
        </w:rPr>
        <w:t>p</w:t>
      </w:r>
      <w:r w:rsidR="00B00A49">
        <w:rPr>
          <w:rFonts w:asciiTheme="majorEastAsia" w:hAnsiTheme="majorEastAsia" w:cstheme="majorEastAsia"/>
        </w:rPr>
        <w:t>H to 6.4</w:t>
      </w:r>
      <w:r w:rsidR="003158C2" w:rsidRPr="00B00A49">
        <w:rPr>
          <w:rFonts w:asciiTheme="majorEastAsia" w:hAnsiTheme="majorEastAsia" w:cstheme="majorEastAsia"/>
        </w:rPr>
        <w:t>)</w:t>
      </w:r>
      <w:r w:rsidR="003158C2">
        <w:rPr>
          <w:rFonts w:asciiTheme="majorEastAsia" w:hAnsiTheme="majorEastAsia" w:cstheme="majorEastAsia"/>
        </w:rPr>
        <w:t xml:space="preserve"> p</w:t>
      </w:r>
      <w:r w:rsidR="00C157AB">
        <w:rPr>
          <w:rFonts w:asciiTheme="majorEastAsia" w:hAnsiTheme="majorEastAsia" w:cstheme="majorEastAsia"/>
        </w:rPr>
        <w:t>re-warmed</w:t>
      </w:r>
      <w:r w:rsidR="003158C2">
        <w:rPr>
          <w:rFonts w:asciiTheme="majorEastAsia" w:hAnsiTheme="majorEastAsia" w:cstheme="majorEastAsia"/>
        </w:rPr>
        <w:t xml:space="preserve"> to 37</w:t>
      </w:r>
      <w:r w:rsidR="003158C2" w:rsidRPr="00AA6299">
        <w:rPr>
          <w:rFonts w:asciiTheme="majorEastAsia" w:hAnsiTheme="majorEastAsia" w:cstheme="majorEastAsia"/>
          <w:vertAlign w:val="superscript"/>
        </w:rPr>
        <w:t>o</w:t>
      </w:r>
      <w:r w:rsidR="003158C2">
        <w:rPr>
          <w:rFonts w:asciiTheme="majorEastAsia" w:hAnsiTheme="majorEastAsia" w:cstheme="majorEastAsia"/>
        </w:rPr>
        <w:t xml:space="preserve"> C</w:t>
      </w:r>
      <w:r w:rsidR="00C157AB">
        <w:rPr>
          <w:rFonts w:asciiTheme="majorEastAsia" w:hAnsiTheme="majorEastAsia" w:cstheme="majorEastAsia"/>
        </w:rPr>
        <w:t xml:space="preserve">. After </w:t>
      </w:r>
      <w:r w:rsidR="002175F7">
        <w:rPr>
          <w:rFonts w:asciiTheme="majorEastAsia" w:hAnsiTheme="majorEastAsia" w:cstheme="majorEastAsia"/>
        </w:rPr>
        <w:t>several washes with PBS</w:t>
      </w:r>
      <w:r w:rsidR="00086A19">
        <w:rPr>
          <w:rFonts w:asciiTheme="majorEastAsia" w:hAnsiTheme="majorEastAsia" w:cstheme="majorEastAsia"/>
        </w:rPr>
        <w:t xml:space="preserve"> and its removal</w:t>
      </w:r>
      <w:r w:rsidR="002175F7">
        <w:rPr>
          <w:rFonts w:asciiTheme="majorEastAsia" w:hAnsiTheme="majorEastAsia" w:cstheme="majorEastAsia"/>
        </w:rPr>
        <w:t>, the cells were permeabilized with -20</w:t>
      </w:r>
      <m:oMath>
        <m:r>
          <w:rPr>
            <w:rFonts w:ascii="Cambria Math" w:hAnsi="Cambria Math" w:cstheme="majorEastAsia"/>
          </w:rPr>
          <m:t xml:space="preserve">℃ </m:t>
        </m:r>
      </m:oMath>
      <w:r w:rsidR="002175F7">
        <w:rPr>
          <w:rFonts w:asciiTheme="majorEastAsia" w:hAnsiTheme="majorEastAsia" w:cstheme="majorEastAsia"/>
        </w:rPr>
        <w:t>MeOH (</w:t>
      </w:r>
      <w:r w:rsidR="0038281B">
        <w:rPr>
          <w:rFonts w:asciiTheme="majorEastAsia" w:hAnsiTheme="majorEastAsia" w:cstheme="majorEastAsia"/>
        </w:rPr>
        <w:t xml:space="preserve">Fisher Chemical, A408-4) </w:t>
      </w:r>
      <w:r w:rsidR="002175F7">
        <w:rPr>
          <w:rFonts w:asciiTheme="majorEastAsia" w:hAnsiTheme="majorEastAsia" w:cstheme="majorEastAsia"/>
        </w:rPr>
        <w:t xml:space="preserve">for 90 seconds. </w:t>
      </w:r>
      <w:r w:rsidR="0038281B">
        <w:rPr>
          <w:rFonts w:asciiTheme="majorEastAsia" w:hAnsiTheme="majorEastAsia" w:cstheme="majorEastAsia"/>
        </w:rPr>
        <w:t>Following several washe</w:t>
      </w:r>
      <w:r w:rsidR="00142FA1">
        <w:rPr>
          <w:rFonts w:asciiTheme="majorEastAsia" w:hAnsiTheme="majorEastAsia" w:cstheme="majorEastAsia"/>
        </w:rPr>
        <w:t>s</w:t>
      </w:r>
      <w:r w:rsidR="0038281B">
        <w:rPr>
          <w:rFonts w:asciiTheme="majorEastAsia" w:hAnsiTheme="majorEastAsia" w:cstheme="majorEastAsia"/>
        </w:rPr>
        <w:t xml:space="preserve"> with PBS, cells were </w:t>
      </w:r>
      <w:r w:rsidR="00086A19">
        <w:rPr>
          <w:rFonts w:asciiTheme="majorEastAsia" w:hAnsiTheme="majorEastAsia" w:cstheme="majorEastAsia"/>
        </w:rPr>
        <w:t xml:space="preserve">treated </w:t>
      </w:r>
      <w:r w:rsidR="0038281B">
        <w:rPr>
          <w:rFonts w:asciiTheme="majorEastAsia" w:hAnsiTheme="majorEastAsia" w:cstheme="majorEastAsia"/>
        </w:rPr>
        <w:t>for 45 mins with 2% goat serum</w:t>
      </w:r>
      <w:r w:rsidR="008713FE">
        <w:rPr>
          <w:rFonts w:asciiTheme="majorEastAsia" w:hAnsiTheme="majorEastAsia" w:cstheme="majorEastAsia"/>
        </w:rPr>
        <w:t xml:space="preserve"> (</w:t>
      </w:r>
      <w:r w:rsidR="00A011E9">
        <w:rPr>
          <w:rFonts w:asciiTheme="majorEastAsia" w:hAnsiTheme="majorEastAsia" w:cstheme="majorEastAsia"/>
        </w:rPr>
        <w:t>Sigma Aldrich, L5163)</w:t>
      </w:r>
      <w:r w:rsidR="0038281B">
        <w:rPr>
          <w:rFonts w:asciiTheme="majorEastAsia" w:hAnsiTheme="majorEastAsia" w:cstheme="majorEastAsia"/>
        </w:rPr>
        <w:t xml:space="preserve"> </w:t>
      </w:r>
      <w:r w:rsidR="00086A19">
        <w:rPr>
          <w:rFonts w:asciiTheme="majorEastAsia" w:hAnsiTheme="majorEastAsia" w:cstheme="majorEastAsia"/>
        </w:rPr>
        <w:t>and</w:t>
      </w:r>
      <w:r w:rsidR="0038281B">
        <w:rPr>
          <w:rFonts w:asciiTheme="majorEastAsia" w:hAnsiTheme="majorEastAsia" w:cstheme="majorEastAsia"/>
        </w:rPr>
        <w:t xml:space="preserve"> 1% bovine serum albumin</w:t>
      </w:r>
      <w:r w:rsidR="00A011E9">
        <w:rPr>
          <w:rFonts w:asciiTheme="majorEastAsia" w:hAnsiTheme="majorEastAsia" w:cstheme="majorEastAsia"/>
        </w:rPr>
        <w:t xml:space="preserve"> (Sigma Aldrich, A9647)</w:t>
      </w:r>
      <w:r w:rsidR="0038281B">
        <w:rPr>
          <w:rFonts w:asciiTheme="majorEastAsia" w:hAnsiTheme="majorEastAsia" w:cstheme="majorEastAsia"/>
        </w:rPr>
        <w:t xml:space="preserve"> in Tris-buffered saline</w:t>
      </w:r>
      <w:r w:rsidR="00A011E9">
        <w:rPr>
          <w:rFonts w:asciiTheme="majorEastAsia" w:hAnsiTheme="majorEastAsia" w:cstheme="majorEastAsia"/>
        </w:rPr>
        <w:t xml:space="preserve"> (50</w:t>
      </w:r>
      <w:r w:rsidR="00086A19">
        <w:rPr>
          <w:rFonts w:asciiTheme="majorEastAsia" w:hAnsiTheme="majorEastAsia" w:cstheme="majorEastAsia"/>
        </w:rPr>
        <w:t xml:space="preserve"> </w:t>
      </w:r>
      <w:r w:rsidR="00A011E9">
        <w:rPr>
          <w:rFonts w:asciiTheme="majorEastAsia" w:hAnsiTheme="majorEastAsia" w:cstheme="majorEastAsia"/>
        </w:rPr>
        <w:t>mM Tris, 150</w:t>
      </w:r>
      <w:r w:rsidR="00086A19">
        <w:rPr>
          <w:rFonts w:asciiTheme="majorEastAsia" w:hAnsiTheme="majorEastAsia" w:cstheme="majorEastAsia"/>
        </w:rPr>
        <w:t xml:space="preserve"> </w:t>
      </w:r>
      <w:r w:rsidR="00A011E9">
        <w:rPr>
          <w:rFonts w:asciiTheme="majorEastAsia" w:hAnsiTheme="majorEastAsia" w:cstheme="majorEastAsia"/>
        </w:rPr>
        <w:t>mM NaCl, pH to 7.6)</w:t>
      </w:r>
      <w:r w:rsidR="0038281B">
        <w:rPr>
          <w:rFonts w:asciiTheme="majorEastAsia" w:hAnsiTheme="majorEastAsia" w:cstheme="majorEastAsia"/>
        </w:rPr>
        <w:t xml:space="preserve">. </w:t>
      </w:r>
      <w:r w:rsidR="00391589">
        <w:rPr>
          <w:rFonts w:asciiTheme="majorEastAsia" w:hAnsiTheme="majorEastAsia" w:cstheme="majorEastAsia"/>
        </w:rPr>
        <w:t xml:space="preserve">After three TBS washes, neuronal cells were stained with primary antibody </w:t>
      </w:r>
      <w:r w:rsidR="00086A19">
        <w:rPr>
          <w:rFonts w:asciiTheme="majorEastAsia" w:hAnsiTheme="majorEastAsia" w:cstheme="majorEastAsia"/>
        </w:rPr>
        <w:t xml:space="preserve">at </w:t>
      </w:r>
      <w:r w:rsidR="00391589">
        <w:rPr>
          <w:rFonts w:asciiTheme="majorEastAsia" w:hAnsiTheme="majorEastAsia" w:cstheme="majorEastAsia"/>
        </w:rPr>
        <w:t>4</w:t>
      </w:r>
      <m:oMath>
        <m:r>
          <w:rPr>
            <w:rFonts w:ascii="Cambria Math" w:hAnsi="Cambria Math" w:cstheme="majorEastAsia"/>
          </w:rPr>
          <m:t xml:space="preserve">℃ </m:t>
        </m:r>
      </m:oMath>
      <w:r w:rsidR="00391589">
        <w:rPr>
          <w:rFonts w:asciiTheme="majorEastAsia" w:hAnsiTheme="majorEastAsia" w:cstheme="majorEastAsia"/>
        </w:rPr>
        <w:t>overnight. After another three TBS washe</w:t>
      </w:r>
      <w:r w:rsidR="00142FA1">
        <w:rPr>
          <w:rFonts w:asciiTheme="majorEastAsia" w:hAnsiTheme="majorEastAsia" w:cstheme="majorEastAsia"/>
        </w:rPr>
        <w:t>s</w:t>
      </w:r>
      <w:r w:rsidR="00391589">
        <w:rPr>
          <w:rFonts w:asciiTheme="majorEastAsia" w:hAnsiTheme="majorEastAsia" w:cstheme="majorEastAsia"/>
        </w:rPr>
        <w:t xml:space="preserve">, secondary antibodies were applied for </w:t>
      </w:r>
      <w:r w:rsidR="00E63A86">
        <w:rPr>
          <w:rFonts w:asciiTheme="majorEastAsia" w:hAnsiTheme="majorEastAsia" w:cstheme="majorEastAsia"/>
        </w:rPr>
        <w:t xml:space="preserve">60 min. After another three TBS washes, coverslips were mounted on glass slides </w:t>
      </w:r>
      <w:r w:rsidR="00E63A86" w:rsidRPr="00223733">
        <w:rPr>
          <w:rFonts w:asciiTheme="majorEastAsia" w:hAnsiTheme="majorEastAsia" w:cstheme="majorEastAsia"/>
        </w:rPr>
        <w:t>with 5</w:t>
      </w:r>
      <m:oMath>
        <m:r>
          <m:rPr>
            <m:sty m:val="p"/>
          </m:rPr>
          <w:rPr>
            <w:rFonts w:ascii="Cambria Math" w:hAnsi="Cambria Math" w:cstheme="majorEastAsia"/>
          </w:rPr>
          <m:t xml:space="preserve"> </m:t>
        </m:r>
      </m:oMath>
      <w:r w:rsidR="00EA083E" w:rsidRPr="00223733">
        <w:rPr>
          <w:rFonts w:asciiTheme="majorEastAsia" w:hAnsiTheme="majorEastAsia" w:cstheme="majorEastAsia" w:hint="eastAsia"/>
        </w:rPr>
        <w:t>µL</w:t>
      </w:r>
      <w:r w:rsidR="00EA083E">
        <w:rPr>
          <w:rFonts w:asciiTheme="majorEastAsia" w:hAnsiTheme="majorEastAsia" w:cstheme="majorEastAsia" w:hint="eastAsia"/>
        </w:rPr>
        <w:t xml:space="preserve"> </w:t>
      </w:r>
      <w:r w:rsidR="003874E7">
        <w:rPr>
          <w:rFonts w:asciiTheme="majorEastAsia" w:hAnsiTheme="majorEastAsia" w:cstheme="majorEastAsia"/>
        </w:rPr>
        <w:t xml:space="preserve">Prolong </w:t>
      </w:r>
      <w:r w:rsidR="00CE1EE1">
        <w:rPr>
          <w:rFonts w:asciiTheme="majorEastAsia" w:hAnsiTheme="majorEastAsia" w:cstheme="majorEastAsia"/>
        </w:rPr>
        <w:t xml:space="preserve">Diamond </w:t>
      </w:r>
      <w:r w:rsidR="003874E7">
        <w:rPr>
          <w:rFonts w:asciiTheme="majorEastAsia" w:hAnsiTheme="majorEastAsia" w:cstheme="majorEastAsia"/>
        </w:rPr>
        <w:t xml:space="preserve">Antifade </w:t>
      </w:r>
      <w:r w:rsidR="00CE1EE1">
        <w:rPr>
          <w:rFonts w:asciiTheme="majorEastAsia" w:hAnsiTheme="majorEastAsia" w:cstheme="majorEastAsia"/>
        </w:rPr>
        <w:t xml:space="preserve">Mount (Molecular Probes, P36961) and </w:t>
      </w:r>
      <w:r w:rsidR="00142FA1">
        <w:rPr>
          <w:rFonts w:asciiTheme="majorEastAsia" w:hAnsiTheme="majorEastAsia" w:cstheme="majorEastAsia"/>
        </w:rPr>
        <w:t>after air</w:t>
      </w:r>
      <w:r w:rsidR="00C56AFC">
        <w:rPr>
          <w:rFonts w:asciiTheme="majorEastAsia" w:hAnsiTheme="majorEastAsia" w:cstheme="majorEastAsia" w:hint="eastAsia"/>
        </w:rPr>
        <w:t xml:space="preserve"> </w:t>
      </w:r>
      <w:r w:rsidR="00142FA1">
        <w:rPr>
          <w:rFonts w:asciiTheme="majorEastAsia" w:hAnsiTheme="majorEastAsia" w:cstheme="majorEastAsia"/>
        </w:rPr>
        <w:t xml:space="preserve">drying overnight in the dark, slides were </w:t>
      </w:r>
      <w:r w:rsidR="00CE1EE1">
        <w:rPr>
          <w:rFonts w:asciiTheme="majorEastAsia" w:hAnsiTheme="majorEastAsia" w:cstheme="majorEastAsia"/>
        </w:rPr>
        <w:t xml:space="preserve">stored </w:t>
      </w:r>
      <w:r w:rsidR="00142FA1">
        <w:rPr>
          <w:rFonts w:asciiTheme="majorEastAsia" w:hAnsiTheme="majorEastAsia" w:cstheme="majorEastAsia"/>
        </w:rPr>
        <w:t>in the dark at</w:t>
      </w:r>
      <w:r w:rsidR="00CE1EE1">
        <w:rPr>
          <w:rFonts w:asciiTheme="majorEastAsia" w:hAnsiTheme="majorEastAsia" w:cstheme="majorEastAsia"/>
        </w:rPr>
        <w:t xml:space="preserve"> 4</w:t>
      </w:r>
      <m:oMath>
        <m:r>
          <w:rPr>
            <w:rFonts w:ascii="Cambria Math" w:hAnsi="Cambria Math" w:cstheme="majorEastAsia"/>
          </w:rPr>
          <m:t>℃</m:t>
        </m:r>
      </m:oMath>
      <w:r w:rsidR="00142FA1">
        <w:rPr>
          <w:rFonts w:asciiTheme="majorEastAsia" w:hAnsiTheme="majorEastAsia" w:cstheme="majorEastAsia"/>
        </w:rPr>
        <w:t>.</w:t>
      </w:r>
    </w:p>
    <w:p w14:paraId="3DD7714E" w14:textId="5AFA7B91" w:rsidR="00A011E9" w:rsidRDefault="00995353" w:rsidP="000B3579">
      <w:pPr>
        <w:spacing w:before="240" w:line="480" w:lineRule="auto"/>
        <w:ind w:firstLine="720"/>
        <w:rPr>
          <w:rFonts w:asciiTheme="majorEastAsia" w:hAnsiTheme="majorEastAsia" w:cstheme="majorEastAsia"/>
        </w:rPr>
      </w:pPr>
      <w:r>
        <w:rPr>
          <w:rFonts w:asciiTheme="majorEastAsia" w:hAnsiTheme="majorEastAsia" w:cstheme="majorEastAsia"/>
        </w:rPr>
        <w:t xml:space="preserve">The primary antibodies </w:t>
      </w:r>
      <w:r w:rsidR="00142FA1">
        <w:rPr>
          <w:rFonts w:asciiTheme="majorEastAsia" w:hAnsiTheme="majorEastAsia" w:cstheme="majorEastAsia"/>
        </w:rPr>
        <w:t xml:space="preserve">used </w:t>
      </w:r>
      <w:r>
        <w:rPr>
          <w:rFonts w:asciiTheme="majorEastAsia" w:hAnsiTheme="majorEastAsia" w:cstheme="majorEastAsia"/>
        </w:rPr>
        <w:t>includ</w:t>
      </w:r>
      <w:r w:rsidR="00142FA1">
        <w:rPr>
          <w:rFonts w:asciiTheme="majorEastAsia" w:hAnsiTheme="majorEastAsia" w:cstheme="majorEastAsia"/>
        </w:rPr>
        <w:t>e:</w:t>
      </w:r>
      <w:r w:rsidR="00A011E9">
        <w:rPr>
          <w:rFonts w:asciiTheme="majorEastAsia" w:hAnsiTheme="majorEastAsia" w:cstheme="majorEastAsia"/>
        </w:rPr>
        <w:t xml:space="preserve"> </w:t>
      </w:r>
      <w:r w:rsidR="00391589">
        <w:rPr>
          <w:rFonts w:asciiTheme="majorEastAsia" w:hAnsiTheme="majorEastAsia" w:cstheme="majorEastAsia"/>
        </w:rPr>
        <w:t xml:space="preserve">purified rabbit </w:t>
      </w:r>
      <w:r w:rsidR="00142FA1">
        <w:rPr>
          <w:rFonts w:asciiTheme="majorEastAsia" w:hAnsiTheme="majorEastAsia" w:cstheme="majorEastAsia"/>
        </w:rPr>
        <w:t xml:space="preserve">IgG </w:t>
      </w:r>
      <w:r w:rsidR="00391589">
        <w:rPr>
          <w:rFonts w:asciiTheme="majorEastAsia" w:hAnsiTheme="majorEastAsia" w:cstheme="majorEastAsia"/>
        </w:rPr>
        <w:t>antibody to chick ADF</w:t>
      </w:r>
      <w:r w:rsidR="001E7FC2">
        <w:rPr>
          <w:rFonts w:asciiTheme="majorEastAsia" w:hAnsiTheme="majorEastAsia" w:cstheme="majorEastAsia"/>
        </w:rPr>
        <w:t xml:space="preserve"> (1439)</w:t>
      </w:r>
      <w:r w:rsidR="00E23557">
        <w:rPr>
          <w:rFonts w:asciiTheme="majorEastAsia" w:hAnsiTheme="majorEastAsia" w:cstheme="majorEastAsia"/>
        </w:rPr>
        <w:t xml:space="preserve"> (1</w:t>
      </w:r>
      <w:r w:rsidR="00142FA1">
        <w:rPr>
          <w:rFonts w:asciiTheme="majorEastAsia" w:hAnsiTheme="majorEastAsia" w:cstheme="majorEastAsia"/>
        </w:rPr>
        <w:t xml:space="preserve"> </w:t>
      </w:r>
      <w:r w:rsidR="00E23557">
        <w:rPr>
          <w:rFonts w:asciiTheme="majorEastAsia" w:hAnsiTheme="majorEastAsia" w:cstheme="majorEastAsia"/>
        </w:rPr>
        <w:t>ng/mL)</w:t>
      </w:r>
      <w:r w:rsidR="00A127B5">
        <w:rPr>
          <w:rFonts w:asciiTheme="majorEastAsia" w:hAnsiTheme="majorEastAsia" w:cstheme="majorEastAsia"/>
        </w:rPr>
        <w:t xml:space="preserve"> </w:t>
      </w:r>
      <w:r w:rsidR="00595671">
        <w:rPr>
          <w:rFonts w:asciiTheme="majorEastAsia" w:hAnsiTheme="majorEastAsia" w:cstheme="majorEastAsia"/>
        </w:rPr>
        <w:t xml:space="preserve">which reacts with mammalian ADF and cofilin </w:t>
      </w:r>
      <w:r w:rsidR="00A127B5">
        <w:rPr>
          <w:rFonts w:asciiTheme="majorEastAsia" w:hAnsiTheme="majorEastAsia" w:cstheme="majorEastAsia"/>
        </w:rPr>
        <w:t>to detect rod formation;</w:t>
      </w:r>
      <w:r w:rsidR="00B84C7E">
        <w:rPr>
          <w:rFonts w:asciiTheme="majorEastAsia" w:hAnsiTheme="majorEastAsia" w:cstheme="majorEastAsia"/>
        </w:rPr>
        <w:t xml:space="preserve"> Chicken </w:t>
      </w:r>
      <w:r w:rsidR="006B441F">
        <w:rPr>
          <w:rFonts w:asciiTheme="majorEastAsia" w:hAnsiTheme="majorEastAsia" w:cstheme="majorEastAsia"/>
        </w:rPr>
        <w:t xml:space="preserve">polyclonal </w:t>
      </w:r>
      <w:proofErr w:type="spellStart"/>
      <w:r w:rsidR="00142FA1">
        <w:rPr>
          <w:rFonts w:asciiTheme="majorEastAsia" w:hAnsiTheme="majorEastAsia" w:cstheme="majorEastAsia"/>
        </w:rPr>
        <w:t>IgY</w:t>
      </w:r>
      <w:proofErr w:type="spellEnd"/>
      <w:r w:rsidR="00142FA1">
        <w:rPr>
          <w:rFonts w:asciiTheme="majorEastAsia" w:hAnsiTheme="majorEastAsia" w:cstheme="majorEastAsia"/>
        </w:rPr>
        <w:t xml:space="preserve"> </w:t>
      </w:r>
      <w:r w:rsidR="00A127B5">
        <w:rPr>
          <w:rFonts w:asciiTheme="majorEastAsia" w:hAnsiTheme="majorEastAsia" w:cstheme="majorEastAsia"/>
        </w:rPr>
        <w:t>Map2 (1:500)</w:t>
      </w:r>
      <w:r w:rsidR="00142FA1">
        <w:rPr>
          <w:rFonts w:asciiTheme="majorEastAsia" w:hAnsiTheme="majorEastAsia" w:cstheme="majorEastAsia"/>
        </w:rPr>
        <w:t xml:space="preserve"> </w:t>
      </w:r>
      <w:r w:rsidR="00565225">
        <w:rPr>
          <w:rFonts w:asciiTheme="majorEastAsia" w:hAnsiTheme="majorEastAsia" w:cstheme="majorEastAsia"/>
        </w:rPr>
        <w:t xml:space="preserve">to </w:t>
      </w:r>
      <w:r w:rsidR="00595671">
        <w:rPr>
          <w:rFonts w:asciiTheme="majorEastAsia" w:hAnsiTheme="majorEastAsia" w:cstheme="majorEastAsia"/>
        </w:rPr>
        <w:t xml:space="preserve">identify </w:t>
      </w:r>
      <w:r w:rsidR="00565225">
        <w:rPr>
          <w:rFonts w:asciiTheme="majorEastAsia" w:hAnsiTheme="majorEastAsia" w:cstheme="majorEastAsia"/>
        </w:rPr>
        <w:t xml:space="preserve">dendrites; mouse anti neurofilament </w:t>
      </w:r>
      <w:r w:rsidR="0060107F">
        <w:rPr>
          <w:rFonts w:asciiTheme="majorEastAsia" w:hAnsiTheme="majorEastAsia" w:cstheme="majorEastAsia"/>
        </w:rPr>
        <w:t xml:space="preserve">IgG </w:t>
      </w:r>
      <w:r>
        <w:rPr>
          <w:rFonts w:asciiTheme="majorEastAsia" w:hAnsiTheme="majorEastAsia" w:cstheme="majorEastAsia"/>
        </w:rPr>
        <w:t>(1:300</w:t>
      </w:r>
      <w:r w:rsidR="00142FA1">
        <w:rPr>
          <w:rFonts w:asciiTheme="majorEastAsia" w:hAnsiTheme="majorEastAsia" w:cstheme="majorEastAsia"/>
        </w:rPr>
        <w:t xml:space="preserve">- </w:t>
      </w:r>
      <w:r w:rsidR="00011087">
        <w:rPr>
          <w:rFonts w:asciiTheme="majorEastAsia" w:hAnsiTheme="majorEastAsia" w:cstheme="majorEastAsia"/>
        </w:rPr>
        <w:t>3.3</w:t>
      </w:r>
      <w:r w:rsidR="00011087">
        <w:rPr>
          <w:rFonts w:asciiTheme="majorEastAsia" w:hAnsiTheme="majorEastAsia" w:cstheme="majorEastAsia" w:hint="eastAsia"/>
        </w:rPr>
        <w:t>µ</w:t>
      </w:r>
      <w:r w:rsidR="00011087">
        <w:rPr>
          <w:rFonts w:asciiTheme="majorEastAsia" w:hAnsiTheme="majorEastAsia" w:cstheme="majorEastAsia"/>
        </w:rPr>
        <w:t>L/mL</w:t>
      </w:r>
      <w:r>
        <w:rPr>
          <w:rFonts w:asciiTheme="majorEastAsia" w:hAnsiTheme="majorEastAsia" w:cstheme="majorEastAsia"/>
        </w:rPr>
        <w:t xml:space="preserve">) to </w:t>
      </w:r>
      <w:r w:rsidR="00595671">
        <w:rPr>
          <w:rFonts w:asciiTheme="majorEastAsia" w:hAnsiTheme="majorEastAsia" w:cstheme="majorEastAsia"/>
        </w:rPr>
        <w:t xml:space="preserve">identify </w:t>
      </w:r>
      <w:r>
        <w:rPr>
          <w:rFonts w:asciiTheme="majorEastAsia" w:hAnsiTheme="majorEastAsia" w:cstheme="majorEastAsia"/>
        </w:rPr>
        <w:t>axon</w:t>
      </w:r>
      <w:r w:rsidR="00142FA1">
        <w:rPr>
          <w:rFonts w:asciiTheme="majorEastAsia" w:hAnsiTheme="majorEastAsia" w:cstheme="majorEastAsia"/>
        </w:rPr>
        <w:t>s</w:t>
      </w:r>
      <w:r>
        <w:rPr>
          <w:rFonts w:asciiTheme="majorEastAsia" w:hAnsiTheme="majorEastAsia" w:cstheme="majorEastAsia"/>
        </w:rPr>
        <w:t>. Second</w:t>
      </w:r>
      <w:r w:rsidR="00142FA1">
        <w:rPr>
          <w:rFonts w:asciiTheme="majorEastAsia" w:hAnsiTheme="majorEastAsia" w:cstheme="majorEastAsia"/>
        </w:rPr>
        <w:t>ary</w:t>
      </w:r>
      <w:r>
        <w:rPr>
          <w:rFonts w:asciiTheme="majorEastAsia" w:hAnsiTheme="majorEastAsia" w:cstheme="majorEastAsia"/>
        </w:rPr>
        <w:t xml:space="preserve"> antibodies includ</w:t>
      </w:r>
      <w:r w:rsidR="00142FA1">
        <w:rPr>
          <w:rFonts w:asciiTheme="majorEastAsia" w:hAnsiTheme="majorEastAsia" w:cstheme="majorEastAsia"/>
        </w:rPr>
        <w:t>e</w:t>
      </w:r>
      <w:r>
        <w:rPr>
          <w:rFonts w:asciiTheme="majorEastAsia" w:hAnsiTheme="majorEastAsia" w:cstheme="majorEastAsia"/>
        </w:rPr>
        <w:t xml:space="preserve"> goat anti-rabbit IgG Alexa Fluor 640 (1:500); goat anti-mouse IgG Alexa Fluor 568(1:500); goat anti-chicken IgG Alexa Flour 488 (1:500). </w:t>
      </w:r>
    </w:p>
    <w:p w14:paraId="4BBBA2CE" w14:textId="77777777" w:rsidR="00AA2F7F" w:rsidRDefault="00AA2F7F" w:rsidP="000B3579">
      <w:pPr>
        <w:spacing w:line="480" w:lineRule="auto"/>
        <w:rPr>
          <w:rFonts w:asciiTheme="majorEastAsia" w:hAnsiTheme="majorEastAsia" w:cstheme="majorEastAsia"/>
        </w:rPr>
      </w:pPr>
    </w:p>
    <w:p w14:paraId="5B96E047" w14:textId="52AF1B0C" w:rsidR="00AA2F7F" w:rsidRDefault="00AA2F7F" w:rsidP="00AA6299">
      <w:pPr>
        <w:rPr>
          <w:rFonts w:asciiTheme="majorEastAsia" w:hAnsiTheme="majorEastAsia" w:cstheme="majorEastAsia"/>
          <w:b/>
        </w:rPr>
      </w:pPr>
      <w:r>
        <w:rPr>
          <w:rFonts w:asciiTheme="majorEastAsia" w:hAnsiTheme="majorEastAsia" w:cstheme="majorEastAsia"/>
          <w:b/>
        </w:rPr>
        <w:lastRenderedPageBreak/>
        <w:t>Quantification of Cofilin-Rod Formation:</w:t>
      </w:r>
    </w:p>
    <w:p w14:paraId="5F3A9A45" w14:textId="77777777" w:rsidR="00D05430" w:rsidRDefault="001B013C" w:rsidP="000B3579">
      <w:pPr>
        <w:spacing w:line="480" w:lineRule="auto"/>
        <w:rPr>
          <w:rFonts w:asciiTheme="majorEastAsia" w:hAnsiTheme="majorEastAsia" w:cstheme="majorEastAsia"/>
          <w:b/>
        </w:rPr>
      </w:pPr>
      <w:r>
        <w:rPr>
          <w:rFonts w:asciiTheme="majorEastAsia" w:hAnsiTheme="majorEastAsia" w:cstheme="majorEastAsia"/>
          <w:b/>
        </w:rPr>
        <w:tab/>
      </w:r>
    </w:p>
    <w:p w14:paraId="7003D96E" w14:textId="3BA013EA" w:rsidR="001B013C" w:rsidRPr="001B013C" w:rsidRDefault="001B013C" w:rsidP="00D05430">
      <w:pPr>
        <w:spacing w:line="480" w:lineRule="auto"/>
        <w:ind w:firstLine="720"/>
        <w:rPr>
          <w:rFonts w:asciiTheme="majorEastAsia" w:hAnsiTheme="majorEastAsia" w:cstheme="majorEastAsia"/>
        </w:rPr>
      </w:pPr>
      <w:r>
        <w:rPr>
          <w:rFonts w:asciiTheme="majorEastAsia" w:hAnsiTheme="majorEastAsia" w:cstheme="majorEastAsia"/>
        </w:rPr>
        <w:t xml:space="preserve">Fixed </w:t>
      </w:r>
      <w:r w:rsidR="00590A21">
        <w:rPr>
          <w:rFonts w:asciiTheme="majorEastAsia" w:hAnsiTheme="majorEastAsia" w:cstheme="majorEastAsia"/>
        </w:rPr>
        <w:t>and stained neurons</w:t>
      </w:r>
      <w:r w:rsidR="0005074A">
        <w:rPr>
          <w:rFonts w:asciiTheme="majorEastAsia" w:hAnsiTheme="majorEastAsia" w:cstheme="majorEastAsia"/>
        </w:rPr>
        <w:t xml:space="preserve"> were examined </w:t>
      </w:r>
      <w:r w:rsidR="00590A21">
        <w:rPr>
          <w:rFonts w:asciiTheme="majorEastAsia" w:hAnsiTheme="majorEastAsia" w:cstheme="majorEastAsia"/>
        </w:rPr>
        <w:t xml:space="preserve">with a </w:t>
      </w:r>
      <w:r w:rsidR="0005074A">
        <w:rPr>
          <w:rFonts w:asciiTheme="majorEastAsia" w:hAnsiTheme="majorEastAsia" w:cstheme="majorEastAsia"/>
        </w:rPr>
        <w:t xml:space="preserve">40X oil objective </w:t>
      </w:r>
      <w:r w:rsidR="00590A21">
        <w:rPr>
          <w:rFonts w:asciiTheme="majorEastAsia" w:hAnsiTheme="majorEastAsia" w:cstheme="majorEastAsia"/>
        </w:rPr>
        <w:t xml:space="preserve">on an </w:t>
      </w:r>
      <w:r w:rsidR="0005074A" w:rsidRPr="00C95054">
        <w:rPr>
          <w:rFonts w:asciiTheme="majorEastAsia" w:hAnsiTheme="majorEastAsia" w:cstheme="majorEastAsia"/>
        </w:rPr>
        <w:t xml:space="preserve">Olympus </w:t>
      </w:r>
      <w:r w:rsidR="00064337" w:rsidRPr="00C95054">
        <w:rPr>
          <w:rFonts w:asciiTheme="majorEastAsia" w:hAnsiTheme="majorEastAsia" w:cstheme="majorEastAsia"/>
        </w:rPr>
        <w:t>IX 83</w:t>
      </w:r>
      <w:r w:rsidR="0005074A">
        <w:rPr>
          <w:rFonts w:asciiTheme="majorEastAsia" w:hAnsiTheme="majorEastAsia" w:cstheme="majorEastAsia"/>
        </w:rPr>
        <w:t xml:space="preserve"> microscope </w:t>
      </w:r>
      <w:r w:rsidR="0005074A" w:rsidRPr="00C95054">
        <w:rPr>
          <w:rFonts w:asciiTheme="majorEastAsia" w:hAnsiTheme="majorEastAsia" w:cstheme="majorEastAsia"/>
        </w:rPr>
        <w:t xml:space="preserve">with </w:t>
      </w:r>
      <w:proofErr w:type="spellStart"/>
      <w:r w:rsidR="00595671">
        <w:rPr>
          <w:rFonts w:asciiTheme="majorEastAsia" w:hAnsiTheme="majorEastAsia" w:cstheme="majorEastAsia"/>
        </w:rPr>
        <w:t>Yokagawa</w:t>
      </w:r>
      <w:proofErr w:type="spellEnd"/>
      <w:r w:rsidR="00595671">
        <w:rPr>
          <w:rFonts w:asciiTheme="majorEastAsia" w:hAnsiTheme="majorEastAsia" w:cstheme="majorEastAsia"/>
        </w:rPr>
        <w:t xml:space="preserve"> </w:t>
      </w:r>
      <w:r w:rsidR="0005074A" w:rsidRPr="00C95054">
        <w:rPr>
          <w:rFonts w:asciiTheme="majorEastAsia" w:hAnsiTheme="majorEastAsia" w:cstheme="majorEastAsia"/>
        </w:rPr>
        <w:t>CSU22 spinning</w:t>
      </w:r>
      <w:r w:rsidR="0005074A">
        <w:rPr>
          <w:rFonts w:asciiTheme="majorEastAsia" w:hAnsiTheme="majorEastAsia" w:cstheme="majorEastAsia"/>
        </w:rPr>
        <w:t xml:space="preserve"> disk confocal </w:t>
      </w:r>
      <w:r w:rsidR="00595671">
        <w:rPr>
          <w:rFonts w:asciiTheme="majorEastAsia" w:hAnsiTheme="majorEastAsia" w:cstheme="majorEastAsia"/>
        </w:rPr>
        <w:t>system</w:t>
      </w:r>
      <w:r w:rsidR="00D05430" w:rsidRPr="00B86274">
        <w:rPr>
          <w:rFonts w:asciiTheme="majorEastAsia" w:hAnsiTheme="majorEastAsia" w:cstheme="majorEastAsia"/>
        </w:rPr>
        <w:t xml:space="preserve"> </w:t>
      </w:r>
      <w:r w:rsidR="0005074A" w:rsidRPr="00B86274">
        <w:rPr>
          <w:rFonts w:asciiTheme="majorEastAsia" w:hAnsiTheme="majorEastAsia" w:cstheme="majorEastAsia"/>
        </w:rPr>
        <w:t xml:space="preserve">and images were taken by </w:t>
      </w:r>
      <w:r w:rsidR="00595671">
        <w:rPr>
          <w:rFonts w:asciiTheme="majorEastAsia" w:hAnsiTheme="majorEastAsia" w:cstheme="majorEastAsia"/>
        </w:rPr>
        <w:t xml:space="preserve">on a </w:t>
      </w:r>
      <w:proofErr w:type="spellStart"/>
      <w:r w:rsidR="00595671">
        <w:rPr>
          <w:rFonts w:asciiTheme="majorEastAsia" w:hAnsiTheme="majorEastAsia" w:cstheme="majorEastAsia"/>
        </w:rPr>
        <w:t>C</w:t>
      </w:r>
      <w:r w:rsidR="0005074A" w:rsidRPr="00B86274">
        <w:rPr>
          <w:rFonts w:asciiTheme="majorEastAsia" w:hAnsiTheme="majorEastAsia" w:cstheme="majorEastAsia"/>
        </w:rPr>
        <w:t>oolSnap</w:t>
      </w:r>
      <w:proofErr w:type="spellEnd"/>
      <w:r w:rsidR="005B732A" w:rsidRPr="00B86274">
        <w:rPr>
          <w:rFonts w:asciiTheme="majorEastAsia" w:hAnsiTheme="majorEastAsia" w:cstheme="majorEastAsia"/>
        </w:rPr>
        <w:t xml:space="preserve"> </w:t>
      </w:r>
      <w:r w:rsidR="009B2219" w:rsidRPr="00B86274">
        <w:rPr>
          <w:rFonts w:asciiTheme="majorEastAsia" w:hAnsiTheme="majorEastAsia" w:cstheme="majorEastAsia"/>
        </w:rPr>
        <w:t>HQ</w:t>
      </w:r>
      <w:r w:rsidR="0005074A" w:rsidRPr="00B86274">
        <w:rPr>
          <w:rFonts w:asciiTheme="majorEastAsia" w:hAnsiTheme="majorEastAsia" w:cstheme="majorEastAsia"/>
        </w:rPr>
        <w:t xml:space="preserve"> camera</w:t>
      </w:r>
      <w:r w:rsidR="00590A21" w:rsidRPr="00B86274">
        <w:rPr>
          <w:rFonts w:asciiTheme="majorEastAsia" w:hAnsiTheme="majorEastAsia" w:cstheme="majorEastAsia"/>
        </w:rPr>
        <w:t xml:space="preserve"> </w:t>
      </w:r>
      <w:r w:rsidR="0005074A" w:rsidRPr="00B86274">
        <w:rPr>
          <w:rFonts w:asciiTheme="majorEastAsia" w:hAnsiTheme="majorEastAsia" w:cstheme="majorEastAsia"/>
        </w:rPr>
        <w:t xml:space="preserve">controlled by </w:t>
      </w:r>
      <w:proofErr w:type="spellStart"/>
      <w:r w:rsidR="0005074A" w:rsidRPr="00B86274">
        <w:rPr>
          <w:rFonts w:asciiTheme="majorEastAsia" w:hAnsiTheme="majorEastAsia" w:cstheme="majorEastAsia"/>
        </w:rPr>
        <w:t>Slidebook</w:t>
      </w:r>
      <w:proofErr w:type="spellEnd"/>
      <w:r w:rsidR="0005074A" w:rsidRPr="00B86274">
        <w:rPr>
          <w:rFonts w:asciiTheme="majorEastAsia" w:hAnsiTheme="majorEastAsia" w:cstheme="majorEastAsia"/>
        </w:rPr>
        <w:t xml:space="preserve"> software. Slides were</w:t>
      </w:r>
      <w:r w:rsidR="0005074A">
        <w:rPr>
          <w:rFonts w:asciiTheme="majorEastAsia" w:hAnsiTheme="majorEastAsia" w:cstheme="majorEastAsia"/>
        </w:rPr>
        <w:t xml:space="preserve"> randomly coded by others</w:t>
      </w:r>
      <w:r w:rsidR="00590A21">
        <w:rPr>
          <w:rFonts w:asciiTheme="majorEastAsia" w:hAnsiTheme="majorEastAsia" w:cstheme="majorEastAsia"/>
        </w:rPr>
        <w:t>, scored blind,</w:t>
      </w:r>
      <w:r w:rsidR="0005074A">
        <w:rPr>
          <w:rFonts w:asciiTheme="majorEastAsia" w:hAnsiTheme="majorEastAsia" w:cstheme="majorEastAsia"/>
        </w:rPr>
        <w:t xml:space="preserve"> and were revealed after the quantification.</w:t>
      </w:r>
    </w:p>
    <w:p w14:paraId="2FFD0433" w14:textId="44D63A31" w:rsidR="002A4E43" w:rsidRPr="000B3579" w:rsidRDefault="002A4E43" w:rsidP="000B3579">
      <w:pPr>
        <w:spacing w:line="480" w:lineRule="auto"/>
        <w:rPr>
          <w:rFonts w:asciiTheme="majorEastAsia" w:hAnsiTheme="majorEastAsia" w:cstheme="majorEastAsia"/>
          <w:b/>
        </w:rPr>
      </w:pPr>
      <w:r>
        <w:rPr>
          <w:rFonts w:asciiTheme="majorEastAsia" w:hAnsiTheme="majorEastAsia" w:cstheme="majorEastAsia"/>
          <w:b/>
        </w:rPr>
        <w:tab/>
      </w:r>
      <w:r w:rsidR="00744516">
        <w:rPr>
          <w:rFonts w:asciiTheme="majorEastAsia" w:hAnsiTheme="majorEastAsia" w:cstheme="majorEastAsia"/>
        </w:rPr>
        <w:t>Rods</w:t>
      </w:r>
      <w:r w:rsidR="00590A21">
        <w:rPr>
          <w:rFonts w:asciiTheme="majorEastAsia" w:hAnsiTheme="majorEastAsia" w:cstheme="majorEastAsia"/>
        </w:rPr>
        <w:t>, stained</w:t>
      </w:r>
      <w:r w:rsidR="00744516">
        <w:rPr>
          <w:rFonts w:asciiTheme="majorEastAsia" w:hAnsiTheme="majorEastAsia" w:cstheme="majorEastAsia"/>
        </w:rPr>
        <w:t xml:space="preserve"> by the ADF/cofilin antibody</w:t>
      </w:r>
      <w:r w:rsidR="00590A21">
        <w:rPr>
          <w:rFonts w:asciiTheme="majorEastAsia" w:hAnsiTheme="majorEastAsia" w:cstheme="majorEastAsia"/>
        </w:rPr>
        <w:t>, appear as</w:t>
      </w:r>
      <w:r w:rsidR="00744516">
        <w:rPr>
          <w:rFonts w:asciiTheme="majorEastAsia" w:hAnsiTheme="majorEastAsia" w:cstheme="majorEastAsia"/>
        </w:rPr>
        <w:t xml:space="preserve"> elongated rod-shape </w:t>
      </w:r>
      <w:r w:rsidR="00590A21">
        <w:rPr>
          <w:rFonts w:asciiTheme="majorEastAsia" w:hAnsiTheme="majorEastAsia" w:cstheme="majorEastAsia"/>
        </w:rPr>
        <w:t xml:space="preserve">structures </w:t>
      </w:r>
      <w:r w:rsidR="00744516">
        <w:rPr>
          <w:rFonts w:asciiTheme="majorEastAsia" w:hAnsiTheme="majorEastAsia" w:cstheme="majorEastAsia"/>
        </w:rPr>
        <w:t xml:space="preserve">with high </w:t>
      </w:r>
      <w:r w:rsidR="00590A21">
        <w:rPr>
          <w:rFonts w:asciiTheme="majorEastAsia" w:hAnsiTheme="majorEastAsia" w:cstheme="majorEastAsia"/>
        </w:rPr>
        <w:t xml:space="preserve">fluorescence </w:t>
      </w:r>
      <w:r w:rsidR="00744516">
        <w:rPr>
          <w:rFonts w:asciiTheme="majorEastAsia" w:hAnsiTheme="majorEastAsia" w:cstheme="majorEastAsia"/>
        </w:rPr>
        <w:t xml:space="preserve">intensity. </w:t>
      </w:r>
      <w:r w:rsidR="00CE1EE1" w:rsidRPr="00CE1EE1">
        <w:rPr>
          <w:rFonts w:asciiTheme="majorEastAsia" w:hAnsiTheme="majorEastAsia" w:cstheme="majorEastAsia"/>
        </w:rPr>
        <w:t xml:space="preserve">Two </w:t>
      </w:r>
      <w:r w:rsidR="00590A21">
        <w:rPr>
          <w:rFonts w:asciiTheme="majorEastAsia" w:hAnsiTheme="majorEastAsia" w:cstheme="majorEastAsia"/>
        </w:rPr>
        <w:t>different methods were used to score rod formation:</w:t>
      </w:r>
      <w:r w:rsidR="00590A21">
        <w:t xml:space="preserve"> p</w:t>
      </w:r>
      <w:r w:rsidR="009E61A8">
        <w:t>ercent r</w:t>
      </w:r>
      <w:r w:rsidR="008521AB">
        <w:t>od index and number rod index</w:t>
      </w:r>
      <w:r w:rsidR="0002541B">
        <w:t xml:space="preserve">. </w:t>
      </w:r>
      <w:r w:rsidR="00590A21">
        <w:t xml:space="preserve">Percent rod index is the percent of total neurons examined that formed at least one rod. The number rod index is the average number of rods counted per field divided by the total number of neuronal </w:t>
      </w:r>
      <w:proofErr w:type="gramStart"/>
      <w:r w:rsidR="00590A21">
        <w:t>soma</w:t>
      </w:r>
      <w:proofErr w:type="gramEnd"/>
      <w:r w:rsidR="00590A21">
        <w:t xml:space="preserve"> per field</w:t>
      </w:r>
      <w:r w:rsidR="00595671">
        <w:t xml:space="preserve"> (i.e. rods/soma)</w:t>
      </w:r>
      <w:r w:rsidR="00590A21">
        <w:t xml:space="preserve">. </w:t>
      </w:r>
      <w:r w:rsidR="0002541B">
        <w:t xml:space="preserve">For each quantification, 100 </w:t>
      </w:r>
      <w:r w:rsidR="001B013C">
        <w:t>fields</w:t>
      </w:r>
      <w:r w:rsidR="0005074A">
        <w:t xml:space="preserve"> </w:t>
      </w:r>
      <w:r w:rsidR="0002541B">
        <w:t xml:space="preserve">were </w:t>
      </w:r>
      <w:r w:rsidR="00595671">
        <w:t xml:space="preserve">quantified </w:t>
      </w:r>
      <w:r w:rsidR="00590A21">
        <w:t>from</w:t>
      </w:r>
      <w:r w:rsidR="001B013C">
        <w:t xml:space="preserve"> </w:t>
      </w:r>
      <w:r w:rsidR="0002541B">
        <w:t xml:space="preserve">each coverslip </w:t>
      </w:r>
      <w:r w:rsidR="001B013C">
        <w:t>with each field hav</w:t>
      </w:r>
      <w:r w:rsidR="00590A21">
        <w:t>ing at least</w:t>
      </w:r>
      <w:r w:rsidR="001B013C">
        <w:t xml:space="preserve"> one soma</w:t>
      </w:r>
      <w:r w:rsidR="00590A21">
        <w:t>.</w:t>
      </w:r>
    </w:p>
    <w:p w14:paraId="28F1E765" w14:textId="3E2AFD3B" w:rsidR="003673B9" w:rsidRDefault="003673B9" w:rsidP="000B3579">
      <w:pPr>
        <w:spacing w:line="480" w:lineRule="auto"/>
        <w:ind w:firstLine="720"/>
      </w:pPr>
      <w:r>
        <w:t>Dendrites and axons were distinguished by both immunostaining and morph</w:t>
      </w:r>
      <w:r w:rsidR="0086332E">
        <w:t>ology. For DIV7 and DIV14</w:t>
      </w:r>
      <w:r w:rsidR="00595671">
        <w:t xml:space="preserve"> cultures</w:t>
      </w:r>
      <w:r w:rsidR="0086332E">
        <w:t xml:space="preserve">, the immunostaining itself is enough </w:t>
      </w:r>
      <w:r w:rsidR="00326EE5">
        <w:t xml:space="preserve">to </w:t>
      </w:r>
      <w:r w:rsidR="00595671">
        <w:t>identify the process</w:t>
      </w:r>
      <w:r w:rsidR="0086332E">
        <w:t xml:space="preserve"> wh</w:t>
      </w:r>
      <w:r w:rsidR="00595671">
        <w:t>ereas</w:t>
      </w:r>
      <w:r w:rsidR="0086332E">
        <w:t xml:space="preserve"> for DIV21, neurofilament </w:t>
      </w:r>
      <w:r w:rsidR="00326EE5">
        <w:t>staining is not very distinct</w:t>
      </w:r>
      <w:r w:rsidR="009B2219">
        <w:t xml:space="preserve"> </w:t>
      </w:r>
      <w:r w:rsidR="00326EE5">
        <w:t>s</w:t>
      </w:r>
      <w:r w:rsidR="0086332E">
        <w:t xml:space="preserve">o morphology is </w:t>
      </w:r>
      <w:r w:rsidR="00326EE5">
        <w:t xml:space="preserve">more often </w:t>
      </w:r>
      <w:r w:rsidR="0086332E">
        <w:t xml:space="preserve">used to </w:t>
      </w:r>
      <w:r w:rsidR="00595671">
        <w:t xml:space="preserve">identify </w:t>
      </w:r>
      <w:r w:rsidR="0086332E">
        <w:t>the axon</w:t>
      </w:r>
      <w:r w:rsidR="00595671">
        <w:t xml:space="preserve"> for </w:t>
      </w:r>
      <w:r w:rsidR="00326EE5">
        <w:t xml:space="preserve">rod </w:t>
      </w:r>
      <w:r w:rsidR="0086332E">
        <w:t>quantification. Axons are thin, smooth and long with constant diameter wh</w:t>
      </w:r>
      <w:r w:rsidR="00595671">
        <w:t>ereas</w:t>
      </w:r>
      <w:r w:rsidR="0086332E">
        <w:t xml:space="preserve"> dendrites are </w:t>
      </w:r>
      <w:r w:rsidR="00326EE5">
        <w:t xml:space="preserve">shorter and </w:t>
      </w:r>
      <w:r w:rsidR="0086332E">
        <w:t xml:space="preserve">wider, </w:t>
      </w:r>
      <w:r w:rsidR="00326EE5">
        <w:t xml:space="preserve">tapering from the soma. They often have a </w:t>
      </w:r>
      <w:r w:rsidR="0086332E">
        <w:t xml:space="preserve">rough surface </w:t>
      </w:r>
      <w:r w:rsidR="00B86274">
        <w:t>due to dendritic spines</w:t>
      </w:r>
      <w:r w:rsidR="0086332E">
        <w:t>.</w:t>
      </w:r>
    </w:p>
    <w:p w14:paraId="40383266" w14:textId="77777777" w:rsidR="000B3579" w:rsidRDefault="000B3579" w:rsidP="0086332E"/>
    <w:p w14:paraId="42E4501C" w14:textId="6CF644F4" w:rsidR="0086332E" w:rsidRDefault="0086332E" w:rsidP="0086332E">
      <w:pPr>
        <w:rPr>
          <w:b/>
        </w:rPr>
      </w:pPr>
      <w:r>
        <w:rPr>
          <w:b/>
        </w:rPr>
        <w:t>Statistics</w:t>
      </w:r>
    </w:p>
    <w:p w14:paraId="21C80AD3" w14:textId="77777777" w:rsidR="00CD43DB" w:rsidRDefault="00CD43DB" w:rsidP="0086332E">
      <w:pPr>
        <w:rPr>
          <w:b/>
        </w:rPr>
      </w:pPr>
    </w:p>
    <w:p w14:paraId="4577372F" w14:textId="4B3446B3" w:rsidR="00CD43DB" w:rsidRPr="000B3579" w:rsidRDefault="00E20B3F" w:rsidP="000B3579">
      <w:pPr>
        <w:spacing w:line="480" w:lineRule="auto"/>
        <w:ind w:firstLine="720"/>
      </w:pPr>
      <w:r>
        <w:lastRenderedPageBreak/>
        <w:t xml:space="preserve">All of the </w:t>
      </w:r>
      <w:ins w:id="419" w:author="Bamburg,James" w:date="2018-04-02T12:46:00Z">
        <w:r w:rsidR="00BD401E">
          <w:t xml:space="preserve">rod </w:t>
        </w:r>
      </w:ins>
      <w:r>
        <w:t>quantifications were done in triplicate and were repeated twice</w:t>
      </w:r>
      <w:r w:rsidR="00595671">
        <w:t xml:space="preserve"> (minimum of 600 neurons quantified)</w:t>
      </w:r>
      <w:r>
        <w:t>. All the calculations and statistical tests (student “t” test, ANOVA</w:t>
      </w:r>
      <w:r w:rsidR="00FE1CAD">
        <w:t>)</w:t>
      </w:r>
      <w:r>
        <w:t xml:space="preserve"> were </w:t>
      </w:r>
      <w:r w:rsidR="00FE1CAD">
        <w:t xml:space="preserve">done </w:t>
      </w:r>
      <w:r w:rsidR="00595671">
        <w:t>using</w:t>
      </w:r>
      <w:r>
        <w:t xml:space="preserve"> JMP software </w:t>
      </w:r>
      <w:r w:rsidR="00595671">
        <w:t>(</w:t>
      </w:r>
      <w:r w:rsidR="004D4EFD">
        <w:t xml:space="preserve">SAS Institute) </w:t>
      </w:r>
      <w:r>
        <w:t xml:space="preserve">and </w:t>
      </w:r>
      <w:r w:rsidR="00FE1CAD">
        <w:t xml:space="preserve">were graphed </w:t>
      </w:r>
      <w:r w:rsidR="00326EE5">
        <w:t>using</w:t>
      </w:r>
      <w:r>
        <w:t xml:space="preserve"> Excel.</w:t>
      </w:r>
    </w:p>
    <w:p w14:paraId="32F951E8" w14:textId="77777777" w:rsidR="00CD43DB" w:rsidRDefault="00CD43DB" w:rsidP="00CA61A0">
      <w:pPr>
        <w:rPr>
          <w:rFonts w:asciiTheme="majorEastAsia" w:hAnsiTheme="majorEastAsia" w:cstheme="majorEastAsia"/>
          <w:b/>
        </w:rPr>
      </w:pPr>
    </w:p>
    <w:p w14:paraId="5C80991F" w14:textId="77777777" w:rsidR="00A615E1" w:rsidRDefault="00A615E1" w:rsidP="00CA61A0">
      <w:pPr>
        <w:rPr>
          <w:ins w:id="420" w:author="Bamburg,James" w:date="2018-04-02T13:54:00Z"/>
          <w:rFonts w:asciiTheme="majorEastAsia" w:hAnsiTheme="majorEastAsia" w:cstheme="majorEastAsia"/>
          <w:b/>
        </w:rPr>
      </w:pPr>
    </w:p>
    <w:p w14:paraId="3EBD8469" w14:textId="078D75FB" w:rsidR="00D36C97" w:rsidRDefault="00D36C97" w:rsidP="00CA61A0">
      <w:pPr>
        <w:rPr>
          <w:rFonts w:asciiTheme="majorEastAsia" w:hAnsiTheme="majorEastAsia" w:cstheme="majorEastAsia"/>
          <w:b/>
        </w:rPr>
      </w:pPr>
      <w:r>
        <w:rPr>
          <w:rFonts w:asciiTheme="majorEastAsia" w:hAnsiTheme="majorEastAsia" w:cstheme="majorEastAsia"/>
          <w:b/>
        </w:rPr>
        <w:t>Results</w:t>
      </w:r>
    </w:p>
    <w:p w14:paraId="58F3DCBF" w14:textId="77777777" w:rsidR="00D36C97" w:rsidRDefault="00D36C97" w:rsidP="00CA61A0">
      <w:pPr>
        <w:rPr>
          <w:rFonts w:asciiTheme="majorEastAsia" w:hAnsiTheme="majorEastAsia" w:cstheme="majorEastAsia"/>
          <w:b/>
        </w:rPr>
      </w:pPr>
    </w:p>
    <w:p w14:paraId="1E687EEE" w14:textId="2CD62F01" w:rsidR="00D36C97" w:rsidRDefault="00817BF7">
      <w:pPr>
        <w:spacing w:line="480" w:lineRule="auto"/>
        <w:rPr>
          <w:rFonts w:asciiTheme="majorEastAsia" w:hAnsiTheme="majorEastAsia" w:cstheme="majorEastAsia"/>
          <w:b/>
          <w:i/>
        </w:rPr>
        <w:pPrChange w:id="421" w:author="Bamburg,James" w:date="2018-04-02T14:43:00Z">
          <w:pPr/>
        </w:pPrChange>
      </w:pPr>
      <w:ins w:id="422" w:author="Bamburg,James" w:date="2018-04-02T14:43:00Z">
        <w:r w:rsidRPr="00817BF7">
          <w:rPr>
            <w:b/>
            <w:rPrChange w:id="423" w:author="Bamburg,James" w:date="2018-04-02T14:43:00Z">
              <w:rPr/>
            </w:rPrChange>
          </w:rPr>
          <w:t>Metabotropic glutamate receptors do not mediate the rod response to glutamate during neuronal maturation</w:t>
        </w:r>
      </w:ins>
      <w:del w:id="424" w:author="Bamburg,James" w:date="2018-04-02T14:43:00Z">
        <w:r w:rsidR="000A350E" w:rsidRPr="00836FAE" w:rsidDel="00817BF7">
          <w:rPr>
            <w:rFonts w:asciiTheme="majorEastAsia" w:hAnsiTheme="majorEastAsia" w:cstheme="majorEastAsia"/>
            <w:b/>
          </w:rPr>
          <w:delText>Untreated</w:delText>
        </w:r>
        <w:r w:rsidR="000A350E" w:rsidDel="00817BF7">
          <w:rPr>
            <w:rFonts w:asciiTheme="majorEastAsia" w:hAnsiTheme="majorEastAsia" w:cstheme="majorEastAsia"/>
            <w:b/>
          </w:rPr>
          <w:delText xml:space="preserve"> control at different cell age have few rods and the</w:delText>
        </w:r>
        <w:r w:rsidR="00CD43DB" w:rsidDel="00817BF7">
          <w:rPr>
            <w:rFonts w:asciiTheme="majorEastAsia" w:hAnsiTheme="majorEastAsia" w:cstheme="majorEastAsia"/>
            <w:b/>
          </w:rPr>
          <w:delText xml:space="preserve"> (L)-</w:delText>
        </w:r>
        <w:r w:rsidR="000A350E" w:rsidDel="00817BF7">
          <w:rPr>
            <w:rFonts w:asciiTheme="majorEastAsia" w:hAnsiTheme="majorEastAsia" w:cstheme="majorEastAsia"/>
            <w:b/>
          </w:rPr>
          <w:delText xml:space="preserve"> glutamate or </w:delText>
        </w:r>
        <w:r w:rsidR="00CD43DB" w:rsidDel="00817BF7">
          <w:rPr>
            <w:rFonts w:asciiTheme="majorEastAsia" w:hAnsiTheme="majorEastAsia" w:cstheme="majorEastAsia"/>
            <w:b/>
          </w:rPr>
          <w:delText>(S)-</w:delText>
        </w:r>
        <w:r w:rsidR="000A350E" w:rsidDel="00817BF7">
          <w:rPr>
            <w:rFonts w:asciiTheme="majorEastAsia" w:hAnsiTheme="majorEastAsia" w:cstheme="majorEastAsia"/>
            <w:b/>
          </w:rPr>
          <w:delText>AMPA treated neurons in young cultures have high</w:delText>
        </w:r>
        <w:r w:rsidR="00CD43DB" w:rsidDel="00817BF7">
          <w:rPr>
            <w:rFonts w:asciiTheme="majorEastAsia" w:hAnsiTheme="majorEastAsia" w:cstheme="majorEastAsia"/>
            <w:b/>
          </w:rPr>
          <w:delText>er</w:delText>
        </w:r>
        <w:r w:rsidR="000A350E" w:rsidDel="00817BF7">
          <w:rPr>
            <w:rFonts w:asciiTheme="majorEastAsia" w:hAnsiTheme="majorEastAsia" w:cstheme="majorEastAsia"/>
            <w:b/>
          </w:rPr>
          <w:delText xml:space="preserve"> numbers of rods</w:delText>
        </w:r>
        <w:r w:rsidR="00545811" w:rsidDel="00817BF7">
          <w:rPr>
            <w:rFonts w:asciiTheme="majorEastAsia" w:hAnsiTheme="majorEastAsia" w:cstheme="majorEastAsia"/>
            <w:b/>
          </w:rPr>
          <w:delText>.</w:delText>
        </w:r>
      </w:del>
    </w:p>
    <w:p w14:paraId="5E4DEBBE" w14:textId="77777777" w:rsidR="005C6769" w:rsidRDefault="005C6769" w:rsidP="00CA61A0">
      <w:pPr>
        <w:rPr>
          <w:rFonts w:asciiTheme="majorEastAsia" w:hAnsiTheme="majorEastAsia" w:cstheme="majorEastAsia"/>
          <w:b/>
        </w:rPr>
      </w:pPr>
    </w:p>
    <w:p w14:paraId="0D65E908" w14:textId="3AD949F0" w:rsidR="00836FAE" w:rsidRDefault="005C6769" w:rsidP="008153AE">
      <w:pPr>
        <w:spacing w:line="480" w:lineRule="auto"/>
        <w:rPr>
          <w:ins w:id="425" w:author="Bamburg,James" w:date="2018-04-02T15:16:00Z"/>
          <w:rFonts w:asciiTheme="majorEastAsia" w:hAnsiTheme="majorEastAsia" w:cstheme="majorEastAsia"/>
        </w:rPr>
      </w:pPr>
      <w:r>
        <w:rPr>
          <w:rFonts w:asciiTheme="majorEastAsia" w:hAnsiTheme="majorEastAsia" w:cstheme="majorEastAsia"/>
        </w:rPr>
        <w:tab/>
      </w:r>
      <w:ins w:id="426" w:author="Bamburg,James" w:date="2018-04-02T14:44:00Z">
        <w:r w:rsidR="00817BF7">
          <w:rPr>
            <w:rFonts w:asciiTheme="majorEastAsia" w:hAnsiTheme="majorEastAsia" w:cstheme="majorEastAsia"/>
          </w:rPr>
          <w:t xml:space="preserve">Previous studies showed that 100-150 </w:t>
        </w:r>
      </w:ins>
      <w:ins w:id="427" w:author="Bamburg,James" w:date="2018-04-02T14:45:00Z">
        <w:r w:rsidR="00817BF7">
          <w:rPr>
            <w:rFonts w:asciiTheme="majorEastAsia" w:hAnsiTheme="majorEastAsia" w:cstheme="majorEastAsia" w:hint="eastAsia"/>
          </w:rPr>
          <w:t>µ</w:t>
        </w:r>
        <w:r w:rsidR="00817BF7">
          <w:rPr>
            <w:rFonts w:asciiTheme="majorEastAsia" w:hAnsiTheme="majorEastAsia" w:cstheme="majorEastAsia"/>
          </w:rPr>
          <w:t xml:space="preserve">M L-glutamate induced </w:t>
        </w:r>
      </w:ins>
      <w:ins w:id="428" w:author="Bamburg,James" w:date="2018-04-02T14:48:00Z">
        <w:r w:rsidR="00817BF7">
          <w:rPr>
            <w:rFonts w:asciiTheme="majorEastAsia" w:hAnsiTheme="majorEastAsia" w:cstheme="majorEastAsia"/>
          </w:rPr>
          <w:t xml:space="preserve">in 5-7 DIV cultured E18 rat hippocampal neurons a </w:t>
        </w:r>
      </w:ins>
      <w:ins w:id="429" w:author="Bamburg,James" w:date="2018-04-02T14:45:00Z">
        <w:r w:rsidR="00817BF7">
          <w:rPr>
            <w:rFonts w:asciiTheme="majorEastAsia" w:hAnsiTheme="majorEastAsia" w:cstheme="majorEastAsia"/>
          </w:rPr>
          <w:t>rapid (20-30 min) and robust in (</w:t>
        </w:r>
      </w:ins>
      <w:ins w:id="430" w:author="Bamburg,James" w:date="2018-04-02T14:46:00Z">
        <w:r w:rsidR="00817BF7">
          <w:rPr>
            <w:rFonts w:asciiTheme="majorEastAsia" w:hAnsiTheme="majorEastAsia" w:cstheme="majorEastAsia"/>
          </w:rPr>
          <w:t>&gt;</w:t>
        </w:r>
      </w:ins>
      <w:ins w:id="431" w:author="Bamburg,James" w:date="2018-04-02T14:45:00Z">
        <w:r w:rsidR="00817BF7">
          <w:rPr>
            <w:rFonts w:asciiTheme="majorEastAsia" w:hAnsiTheme="majorEastAsia" w:cstheme="majorEastAsia"/>
          </w:rPr>
          <w:t>80% of neurons)</w:t>
        </w:r>
      </w:ins>
      <w:ins w:id="432" w:author="Bamburg,James" w:date="2018-04-02T14:46:00Z">
        <w:r w:rsidR="00817BF7">
          <w:rPr>
            <w:rFonts w:asciiTheme="majorEastAsia" w:hAnsiTheme="majorEastAsia" w:cstheme="majorEastAsia"/>
          </w:rPr>
          <w:t xml:space="preserve"> </w:t>
        </w:r>
      </w:ins>
      <w:ins w:id="433" w:author="Bamburg,James" w:date="2018-04-02T14:49:00Z">
        <w:r w:rsidR="00817BF7">
          <w:rPr>
            <w:rFonts w:asciiTheme="majorEastAsia" w:hAnsiTheme="majorEastAsia" w:cstheme="majorEastAsia"/>
          </w:rPr>
          <w:t xml:space="preserve">formation of </w:t>
        </w:r>
      </w:ins>
      <w:ins w:id="434" w:author="Bamburg,James" w:date="2018-04-02T14:46:00Z">
        <w:r w:rsidR="00817BF7">
          <w:rPr>
            <w:rFonts w:asciiTheme="majorEastAsia" w:hAnsiTheme="majorEastAsia" w:cstheme="majorEastAsia"/>
          </w:rPr>
          <w:t>cofilin-actin rod</w:t>
        </w:r>
      </w:ins>
      <w:ins w:id="435" w:author="Bamburg,James" w:date="2018-04-02T14:49:00Z">
        <w:r w:rsidR="00817BF7">
          <w:rPr>
            <w:rFonts w:asciiTheme="majorEastAsia" w:hAnsiTheme="majorEastAsia" w:cstheme="majorEastAsia"/>
          </w:rPr>
          <w:t>s</w:t>
        </w:r>
      </w:ins>
      <w:ins w:id="436" w:author="Bamburg,James" w:date="2018-04-02T14:47:00Z">
        <w:r w:rsidR="00817BF7">
          <w:rPr>
            <w:rFonts w:asciiTheme="majorEastAsia" w:hAnsiTheme="majorEastAsia" w:cstheme="majorEastAsia"/>
          </w:rPr>
          <w:t xml:space="preserve"> (Bernstein et al., 2012). </w:t>
        </w:r>
      </w:ins>
      <w:ins w:id="437" w:author="Bamburg,James" w:date="2018-04-02T14:46:00Z">
        <w:r w:rsidR="00817BF7">
          <w:rPr>
            <w:rFonts w:asciiTheme="majorEastAsia" w:hAnsiTheme="majorEastAsia" w:cstheme="majorEastAsia"/>
          </w:rPr>
          <w:t xml:space="preserve"> </w:t>
        </w:r>
      </w:ins>
      <w:ins w:id="438" w:author="Bamburg,James" w:date="2018-04-02T14:50:00Z">
        <w:r w:rsidR="00817BF7">
          <w:rPr>
            <w:rFonts w:asciiTheme="majorEastAsia" w:hAnsiTheme="majorEastAsia" w:cstheme="majorEastAsia"/>
          </w:rPr>
          <w:t xml:space="preserve">Glutamate-induced rods were not inhibited by the metabotropic glutamate inhibitor MCPG.  Here we repeated and extended that finding.  </w:t>
        </w:r>
        <w:r w:rsidR="00817BF7" w:rsidRPr="00A963E1">
          <w:rPr>
            <w:rFonts w:asciiTheme="majorEastAsia" w:hAnsiTheme="majorEastAsia" w:cstheme="majorEastAsia"/>
            <w:b/>
            <w:rPrChange w:id="439" w:author="Bamburg,James" w:date="2018-04-02T15:31:00Z">
              <w:rPr>
                <w:rFonts w:asciiTheme="majorEastAsia" w:hAnsiTheme="majorEastAsia" w:cstheme="majorEastAsia"/>
              </w:rPr>
            </w:rPrChange>
          </w:rPr>
          <w:t>Figure 1</w:t>
        </w:r>
        <w:r w:rsidR="00817BF7">
          <w:rPr>
            <w:rFonts w:asciiTheme="majorEastAsia" w:hAnsiTheme="majorEastAsia" w:cstheme="majorEastAsia"/>
          </w:rPr>
          <w:t xml:space="preserve"> shows neurons that were </w:t>
        </w:r>
      </w:ins>
      <w:ins w:id="440" w:author="Bamburg,James" w:date="2018-04-02T14:58:00Z">
        <w:r w:rsidR="00D45A58">
          <w:rPr>
            <w:rFonts w:asciiTheme="majorEastAsia" w:hAnsiTheme="majorEastAsia" w:cstheme="majorEastAsia"/>
          </w:rPr>
          <w:t xml:space="preserve">cultured for 7, 14 or 21 DIV and </w:t>
        </w:r>
      </w:ins>
      <w:ins w:id="441" w:author="Bamburg,James" w:date="2018-04-02T14:50:00Z">
        <w:r w:rsidR="00817BF7">
          <w:rPr>
            <w:rFonts w:asciiTheme="majorEastAsia" w:hAnsiTheme="majorEastAsia" w:cstheme="majorEastAsia"/>
          </w:rPr>
          <w:t>untreated (control)</w:t>
        </w:r>
      </w:ins>
      <w:ins w:id="442" w:author="Bamburg,James" w:date="2018-04-02T14:53:00Z">
        <w:r w:rsidR="00817BF7">
          <w:rPr>
            <w:rFonts w:asciiTheme="majorEastAsia" w:hAnsiTheme="majorEastAsia" w:cstheme="majorEastAsia"/>
          </w:rPr>
          <w:t>,</w:t>
        </w:r>
      </w:ins>
      <w:ins w:id="443" w:author="Bamburg,James" w:date="2018-04-02T14:50:00Z">
        <w:r w:rsidR="00817BF7">
          <w:rPr>
            <w:rFonts w:asciiTheme="majorEastAsia" w:hAnsiTheme="majorEastAsia" w:cstheme="majorEastAsia"/>
          </w:rPr>
          <w:t xml:space="preserve"> </w:t>
        </w:r>
      </w:ins>
      <w:ins w:id="444" w:author="Bamburg,James" w:date="2018-04-02T14:53:00Z">
        <w:r w:rsidR="00817BF7">
          <w:rPr>
            <w:rFonts w:asciiTheme="majorEastAsia" w:hAnsiTheme="majorEastAsia" w:cstheme="majorEastAsia"/>
          </w:rPr>
          <w:t xml:space="preserve">or </w:t>
        </w:r>
      </w:ins>
      <w:ins w:id="445" w:author="Bamburg,James" w:date="2018-04-02T14:50:00Z">
        <w:r w:rsidR="00817BF7">
          <w:rPr>
            <w:rFonts w:asciiTheme="majorEastAsia" w:hAnsiTheme="majorEastAsia" w:cstheme="majorEastAsia"/>
          </w:rPr>
          <w:t xml:space="preserve">treated with </w:t>
        </w:r>
      </w:ins>
      <w:ins w:id="446" w:author="Bamburg,James" w:date="2018-04-02T14:53:00Z">
        <w:r w:rsidR="00D45A58">
          <w:rPr>
            <w:rFonts w:asciiTheme="majorEastAsia" w:hAnsiTheme="majorEastAsia" w:cstheme="majorEastAsia"/>
          </w:rPr>
          <w:t>L-glutamate (</w:t>
        </w:r>
      </w:ins>
      <w:ins w:id="447" w:author="Bamburg,James" w:date="2018-04-02T14:54:00Z">
        <w:r w:rsidR="00D45A58">
          <w:rPr>
            <w:rFonts w:asciiTheme="majorEastAsia" w:hAnsiTheme="majorEastAsia" w:cstheme="majorEastAsia"/>
          </w:rPr>
          <w:t>100</w:t>
        </w:r>
      </w:ins>
      <w:ins w:id="448" w:author="Bamburg,James" w:date="2018-04-02T14:56:00Z">
        <w:r w:rsidR="00D45A58">
          <w:rPr>
            <w:rFonts w:asciiTheme="majorEastAsia" w:hAnsiTheme="majorEastAsia" w:cstheme="majorEastAsia"/>
          </w:rPr>
          <w:t xml:space="preserve"> </w:t>
        </w:r>
        <w:r w:rsidR="00D45A58">
          <w:rPr>
            <w:rFonts w:asciiTheme="majorEastAsia" w:hAnsiTheme="majorEastAsia" w:cstheme="majorEastAsia" w:hint="eastAsia"/>
          </w:rPr>
          <w:t>µ</w:t>
        </w:r>
        <w:r w:rsidR="00D45A58">
          <w:rPr>
            <w:rFonts w:asciiTheme="majorEastAsia" w:hAnsiTheme="majorEastAsia" w:cstheme="majorEastAsia"/>
          </w:rPr>
          <w:t>M (7DIV) or 150</w:t>
        </w:r>
      </w:ins>
      <w:ins w:id="449" w:author="Bamburg,James" w:date="2018-04-02T14:54:00Z">
        <w:r w:rsidR="00D45A58">
          <w:rPr>
            <w:rFonts w:asciiTheme="majorEastAsia" w:hAnsiTheme="majorEastAsia" w:cstheme="majorEastAsia"/>
          </w:rPr>
          <w:t xml:space="preserve"> </w:t>
        </w:r>
        <w:r w:rsidR="00D45A58">
          <w:rPr>
            <w:rFonts w:asciiTheme="majorEastAsia" w:hAnsiTheme="majorEastAsia" w:cstheme="majorEastAsia" w:hint="eastAsia"/>
          </w:rPr>
          <w:t>µ</w:t>
        </w:r>
        <w:r w:rsidR="00D45A58">
          <w:rPr>
            <w:rFonts w:asciiTheme="majorEastAsia" w:hAnsiTheme="majorEastAsia" w:cstheme="majorEastAsia"/>
          </w:rPr>
          <w:t>M</w:t>
        </w:r>
      </w:ins>
      <w:ins w:id="450" w:author="Bamburg,James" w:date="2018-04-02T14:56:00Z">
        <w:r w:rsidR="00D45A58">
          <w:rPr>
            <w:rFonts w:asciiTheme="majorEastAsia" w:hAnsiTheme="majorEastAsia" w:cstheme="majorEastAsia"/>
          </w:rPr>
          <w:t xml:space="preserve"> (14 or 21 DIV)</w:t>
        </w:r>
      </w:ins>
      <w:ins w:id="451" w:author="Bamburg,James" w:date="2018-04-02T14:54:00Z">
        <w:r w:rsidR="00D45A58">
          <w:rPr>
            <w:rFonts w:asciiTheme="majorEastAsia" w:hAnsiTheme="majorEastAsia" w:cstheme="majorEastAsia"/>
          </w:rPr>
          <w:t xml:space="preserve">), </w:t>
        </w:r>
      </w:ins>
      <w:ins w:id="452" w:author="Bamburg,James" w:date="2018-04-02T14:52:00Z">
        <w:r w:rsidR="00817BF7">
          <w:rPr>
            <w:rFonts w:asciiTheme="majorEastAsia" w:hAnsiTheme="majorEastAsia" w:cstheme="majorEastAsia"/>
          </w:rPr>
          <w:t xml:space="preserve">(R,S) </w:t>
        </w:r>
      </w:ins>
      <w:ins w:id="453" w:author="Bamburg,James" w:date="2018-04-02T14:50:00Z">
        <w:r w:rsidR="00817BF7">
          <w:rPr>
            <w:rFonts w:asciiTheme="majorEastAsia" w:hAnsiTheme="majorEastAsia" w:cstheme="majorEastAsia"/>
          </w:rPr>
          <w:t xml:space="preserve">MCPG </w:t>
        </w:r>
      </w:ins>
      <w:ins w:id="454" w:author="Bamburg,James" w:date="2018-04-02T14:54:00Z">
        <w:r w:rsidR="00D45A58">
          <w:rPr>
            <w:rFonts w:asciiTheme="majorEastAsia" w:hAnsiTheme="majorEastAsia" w:cstheme="majorEastAsia"/>
          </w:rPr>
          <w:t xml:space="preserve">(500 </w:t>
        </w:r>
        <w:r w:rsidR="00D45A58">
          <w:rPr>
            <w:rFonts w:asciiTheme="majorEastAsia" w:hAnsiTheme="majorEastAsia" w:cstheme="majorEastAsia" w:hint="eastAsia"/>
          </w:rPr>
          <w:t>µ</w:t>
        </w:r>
        <w:r w:rsidR="00D45A58">
          <w:rPr>
            <w:rFonts w:asciiTheme="majorEastAsia" w:hAnsiTheme="majorEastAsia" w:cstheme="majorEastAsia"/>
          </w:rPr>
          <w:t xml:space="preserve">M), or 15 min with MCPG prior to and during L-glutamate treatment. </w:t>
        </w:r>
      </w:ins>
      <w:ins w:id="455" w:author="Bamburg,James" w:date="2018-04-02T14:57:00Z">
        <w:r w:rsidR="00D45A58">
          <w:rPr>
            <w:rFonts w:asciiTheme="majorEastAsia" w:hAnsiTheme="majorEastAsia" w:cstheme="majorEastAsia"/>
          </w:rPr>
          <w:t xml:space="preserve"> </w:t>
        </w:r>
      </w:ins>
      <w:ins w:id="456" w:author="Bamburg,James" w:date="2018-04-02T15:58:00Z">
        <w:r w:rsidR="005D0AA1" w:rsidRPr="005D0AA1">
          <w:rPr>
            <w:rFonts w:asciiTheme="majorEastAsia" w:hAnsiTheme="majorEastAsia" w:cstheme="majorEastAsia"/>
            <w:highlight w:val="yellow"/>
            <w:rPrChange w:id="457" w:author="Bamburg,James" w:date="2018-04-02T15:58:00Z">
              <w:rPr>
                <w:rFonts w:asciiTheme="majorEastAsia" w:hAnsiTheme="majorEastAsia" w:cstheme="majorEastAsia"/>
              </w:rPr>
            </w:rPrChange>
          </w:rPr>
          <w:t>(</w:t>
        </w:r>
      </w:ins>
      <w:ins w:id="458" w:author="Bamburg,James" w:date="2018-04-02T15:57:00Z">
        <w:r w:rsidR="005D0AA1" w:rsidRPr="005D0AA1">
          <w:rPr>
            <w:rFonts w:asciiTheme="majorEastAsia" w:hAnsiTheme="majorEastAsia" w:cstheme="majorEastAsia"/>
            <w:highlight w:val="yellow"/>
            <w:rPrChange w:id="459" w:author="Bamburg,James" w:date="2018-04-02T15:58:00Z">
              <w:rPr>
                <w:rFonts w:asciiTheme="majorEastAsia" w:hAnsiTheme="majorEastAsia" w:cstheme="majorEastAsia"/>
              </w:rPr>
            </w:rPrChange>
          </w:rPr>
          <w:t>NOTE: You might not want to include any of the staining for axons and dendrites at this stage- and wait to present this with the section on rod location later on)</w:t>
        </w:r>
      </w:ins>
      <w:ins w:id="460" w:author="Bamburg,James" w:date="2018-04-02T15:58:00Z">
        <w:r w:rsidR="005D0AA1">
          <w:rPr>
            <w:rFonts w:asciiTheme="majorEastAsia" w:hAnsiTheme="majorEastAsia" w:cstheme="majorEastAsia"/>
          </w:rPr>
          <w:t>.</w:t>
        </w:r>
      </w:ins>
      <w:ins w:id="461" w:author="Bamburg,James" w:date="2018-04-02T15:57:00Z">
        <w:r w:rsidR="005D0AA1">
          <w:rPr>
            <w:rFonts w:asciiTheme="majorEastAsia" w:hAnsiTheme="majorEastAsia" w:cstheme="majorEastAsia"/>
          </w:rPr>
          <w:t xml:space="preserve">  </w:t>
        </w:r>
      </w:ins>
      <w:ins w:id="462" w:author="Bamburg,James" w:date="2018-04-02T14:57:00Z">
        <w:r w:rsidR="00D45A58">
          <w:rPr>
            <w:rFonts w:asciiTheme="majorEastAsia" w:hAnsiTheme="majorEastAsia" w:cstheme="majorEastAsia"/>
          </w:rPr>
          <w:t>After fixation and immunostaining for cofilin, rods were quantified both in terms of rods</w:t>
        </w:r>
        <w:r w:rsidR="005D0AA1">
          <w:rPr>
            <w:rFonts w:asciiTheme="majorEastAsia" w:hAnsiTheme="majorEastAsia" w:cstheme="majorEastAsia"/>
          </w:rPr>
          <w:t>/neuron (Rod Number Index) and p</w:t>
        </w:r>
        <w:r w:rsidR="00D45A58">
          <w:rPr>
            <w:rFonts w:asciiTheme="majorEastAsia" w:hAnsiTheme="majorEastAsia" w:cstheme="majorEastAsia"/>
          </w:rPr>
          <w:t>ercent of neurons with rods (Percent Rod Index)</w:t>
        </w:r>
      </w:ins>
      <w:ins w:id="463" w:author="Bamburg,James" w:date="2018-04-02T14:59:00Z">
        <w:r w:rsidR="00D45A58">
          <w:rPr>
            <w:rFonts w:asciiTheme="majorEastAsia" w:hAnsiTheme="majorEastAsia" w:cstheme="majorEastAsia"/>
          </w:rPr>
          <w:t>.  As observed previously, the pretre</w:t>
        </w:r>
      </w:ins>
      <w:ins w:id="464" w:author="Bamburg,James" w:date="2018-04-02T15:00:00Z">
        <w:r w:rsidR="00D45A58">
          <w:rPr>
            <w:rFonts w:asciiTheme="majorEastAsia" w:hAnsiTheme="majorEastAsia" w:cstheme="majorEastAsia"/>
          </w:rPr>
          <w:t>atment of neurons 7DIV with MCPG did not diminish the rod response</w:t>
        </w:r>
      </w:ins>
      <w:ins w:id="465" w:author="Bamburg,James" w:date="2018-04-02T15:31:00Z">
        <w:r w:rsidR="00A963E1">
          <w:rPr>
            <w:rFonts w:asciiTheme="majorEastAsia" w:hAnsiTheme="majorEastAsia" w:cstheme="majorEastAsia"/>
          </w:rPr>
          <w:t xml:space="preserve"> (</w:t>
        </w:r>
        <w:r w:rsidR="00A963E1" w:rsidRPr="00A963E1">
          <w:rPr>
            <w:rFonts w:asciiTheme="majorEastAsia" w:hAnsiTheme="majorEastAsia" w:cstheme="majorEastAsia"/>
            <w:b/>
            <w:rPrChange w:id="466" w:author="Bamburg,James" w:date="2018-04-02T15:31:00Z">
              <w:rPr>
                <w:rFonts w:asciiTheme="majorEastAsia" w:hAnsiTheme="majorEastAsia" w:cstheme="majorEastAsia"/>
              </w:rPr>
            </w:rPrChange>
          </w:rPr>
          <w:t>Figure 2</w:t>
        </w:r>
        <w:r w:rsidR="00A963E1">
          <w:rPr>
            <w:rFonts w:asciiTheme="majorEastAsia" w:hAnsiTheme="majorEastAsia" w:cstheme="majorEastAsia"/>
          </w:rPr>
          <w:t>)</w:t>
        </w:r>
      </w:ins>
      <w:ins w:id="467" w:author="Bamburg,James" w:date="2018-04-02T15:00:00Z">
        <w:r w:rsidR="00D45A58">
          <w:rPr>
            <w:rFonts w:asciiTheme="majorEastAsia" w:hAnsiTheme="majorEastAsia" w:cstheme="majorEastAsia"/>
          </w:rPr>
          <w:t xml:space="preserve">.  A robust rod response to L-glutamate </w:t>
        </w:r>
      </w:ins>
      <w:ins w:id="468" w:author="Bamburg,James" w:date="2018-04-02T15:01:00Z">
        <w:r w:rsidR="00D45A58">
          <w:rPr>
            <w:rFonts w:asciiTheme="majorEastAsia" w:hAnsiTheme="majorEastAsia" w:cstheme="majorEastAsia"/>
          </w:rPr>
          <w:t xml:space="preserve">was </w:t>
        </w:r>
      </w:ins>
      <w:ins w:id="469" w:author="Bamburg,James" w:date="2018-04-02T15:00:00Z">
        <w:r w:rsidR="00D45A58">
          <w:rPr>
            <w:rFonts w:asciiTheme="majorEastAsia" w:hAnsiTheme="majorEastAsia" w:cstheme="majorEastAsia"/>
          </w:rPr>
          <w:t>also observed for neurons 14 and 21 DIV</w:t>
        </w:r>
      </w:ins>
      <w:ins w:id="470" w:author="Bamburg,James" w:date="2018-04-02T15:01:00Z">
        <w:r w:rsidR="00D45A58">
          <w:rPr>
            <w:rFonts w:asciiTheme="majorEastAsia" w:hAnsiTheme="majorEastAsia" w:cstheme="majorEastAsia"/>
          </w:rPr>
          <w:t xml:space="preserve"> and the response was not </w:t>
        </w:r>
      </w:ins>
      <w:ins w:id="471" w:author="Bamburg,James" w:date="2018-04-02T15:02:00Z">
        <w:r w:rsidR="00D45A58">
          <w:rPr>
            <w:rFonts w:asciiTheme="majorEastAsia" w:hAnsiTheme="majorEastAsia" w:cstheme="majorEastAsia"/>
          </w:rPr>
          <w:lastRenderedPageBreak/>
          <w:t xml:space="preserve">significantly </w:t>
        </w:r>
      </w:ins>
      <w:ins w:id="472" w:author="Bamburg,James" w:date="2018-04-02T15:01:00Z">
        <w:r w:rsidR="00D45A58">
          <w:rPr>
            <w:rFonts w:asciiTheme="majorEastAsia" w:hAnsiTheme="majorEastAsia" w:cstheme="majorEastAsia"/>
          </w:rPr>
          <w:t>reduced</w:t>
        </w:r>
      </w:ins>
      <w:ins w:id="473" w:author="Bamburg,James" w:date="2018-04-02T15:02:00Z">
        <w:r w:rsidR="00D45A58">
          <w:rPr>
            <w:rFonts w:asciiTheme="majorEastAsia" w:hAnsiTheme="majorEastAsia" w:cstheme="majorEastAsia"/>
          </w:rPr>
          <w:t xml:space="preserve"> by </w:t>
        </w:r>
      </w:ins>
      <w:ins w:id="474" w:author="Bamburg,James" w:date="2018-04-02T15:15:00Z">
        <w:r w:rsidR="00836FAE">
          <w:rPr>
            <w:rFonts w:asciiTheme="majorEastAsia" w:hAnsiTheme="majorEastAsia" w:cstheme="majorEastAsia"/>
          </w:rPr>
          <w:t xml:space="preserve">a 15 min </w:t>
        </w:r>
      </w:ins>
      <w:ins w:id="475" w:author="Bamburg,James" w:date="2018-04-02T15:02:00Z">
        <w:r w:rsidR="00D45A58">
          <w:rPr>
            <w:rFonts w:asciiTheme="majorEastAsia" w:hAnsiTheme="majorEastAsia" w:cstheme="majorEastAsia"/>
          </w:rPr>
          <w:t>p</w:t>
        </w:r>
        <w:r w:rsidR="00DD26A1">
          <w:rPr>
            <w:rFonts w:asciiTheme="majorEastAsia" w:hAnsiTheme="majorEastAsia" w:cstheme="majorEastAsia"/>
          </w:rPr>
          <w:t xml:space="preserve">retreatment with MCPG, used at </w:t>
        </w:r>
      </w:ins>
      <w:ins w:id="476" w:author="Bamburg,James" w:date="2018-04-02T15:12:00Z">
        <w:r w:rsidR="00DD26A1">
          <w:rPr>
            <w:rFonts w:asciiTheme="majorEastAsia" w:hAnsiTheme="majorEastAsia" w:cstheme="majorEastAsia"/>
          </w:rPr>
          <w:t xml:space="preserve">almost </w:t>
        </w:r>
      </w:ins>
      <w:ins w:id="477" w:author="Bamburg,James" w:date="2018-04-02T15:02:00Z">
        <w:r w:rsidR="00DD26A1">
          <w:rPr>
            <w:rFonts w:asciiTheme="majorEastAsia" w:hAnsiTheme="majorEastAsia" w:cstheme="majorEastAsia"/>
          </w:rPr>
          <w:t>twice the</w:t>
        </w:r>
        <w:r w:rsidR="00D45A58">
          <w:rPr>
            <w:rFonts w:asciiTheme="majorEastAsia" w:hAnsiTheme="majorEastAsia" w:cstheme="majorEastAsia"/>
          </w:rPr>
          <w:t xml:space="preserve"> concentration shown to </w:t>
        </w:r>
      </w:ins>
      <w:ins w:id="478" w:author="Bamburg,James" w:date="2018-04-02T15:12:00Z">
        <w:r w:rsidR="00DD26A1">
          <w:rPr>
            <w:rFonts w:asciiTheme="majorEastAsia" w:hAnsiTheme="majorEastAsia" w:cstheme="majorEastAsia"/>
          </w:rPr>
          <w:t xml:space="preserve">fully </w:t>
        </w:r>
      </w:ins>
      <w:ins w:id="479" w:author="Bamburg,James" w:date="2018-04-02T15:02:00Z">
        <w:r w:rsidR="00D45A58">
          <w:rPr>
            <w:rFonts w:asciiTheme="majorEastAsia" w:hAnsiTheme="majorEastAsia" w:cstheme="majorEastAsia"/>
          </w:rPr>
          <w:t>inhibit the</w:t>
        </w:r>
      </w:ins>
      <w:ins w:id="480" w:author="Bamburg,James" w:date="2018-04-02T15:12:00Z">
        <w:r w:rsidR="00DD26A1">
          <w:rPr>
            <w:rFonts w:asciiTheme="majorEastAsia" w:hAnsiTheme="majorEastAsia" w:cstheme="majorEastAsia"/>
          </w:rPr>
          <w:t xml:space="preserve"> activation of extracellular receptor kinase (ERK)</w:t>
        </w:r>
      </w:ins>
      <w:ins w:id="481" w:author="Bamburg,James" w:date="2018-04-02T15:13:00Z">
        <w:r w:rsidR="00836FAE">
          <w:rPr>
            <w:rFonts w:asciiTheme="majorEastAsia" w:hAnsiTheme="majorEastAsia" w:cstheme="majorEastAsia"/>
          </w:rPr>
          <w:t xml:space="preserve"> by both </w:t>
        </w:r>
      </w:ins>
      <w:ins w:id="482" w:author="Bamburg,James" w:date="2018-04-02T15:14:00Z">
        <w:r w:rsidR="00836FAE">
          <w:rPr>
            <w:rFonts w:asciiTheme="majorEastAsia" w:hAnsiTheme="majorEastAsia" w:cstheme="majorEastAsia"/>
          </w:rPr>
          <w:t>m</w:t>
        </w:r>
      </w:ins>
      <w:ins w:id="483" w:author="Bamburg,James" w:date="2018-04-02T15:13:00Z">
        <w:r w:rsidR="00836FAE">
          <w:rPr>
            <w:rFonts w:asciiTheme="majorEastAsia" w:hAnsiTheme="majorEastAsia" w:cstheme="majorEastAsia"/>
          </w:rPr>
          <w:t>GluR1a</w:t>
        </w:r>
      </w:ins>
      <w:ins w:id="484" w:author="Bamburg,James" w:date="2018-04-02T15:14:00Z">
        <w:r w:rsidR="00836FAE">
          <w:rPr>
            <w:rFonts w:asciiTheme="majorEastAsia" w:hAnsiTheme="majorEastAsia" w:cstheme="majorEastAsia"/>
          </w:rPr>
          <w:t xml:space="preserve"> and mGluR2 receptors (</w:t>
        </w:r>
        <w:proofErr w:type="spellStart"/>
        <w:r w:rsidR="00836FAE">
          <w:rPr>
            <w:rFonts w:asciiTheme="majorEastAsia" w:hAnsiTheme="majorEastAsia" w:cstheme="majorEastAsia"/>
          </w:rPr>
          <w:t>Ferraguti</w:t>
        </w:r>
        <w:proofErr w:type="spellEnd"/>
        <w:r w:rsidR="00836FAE">
          <w:rPr>
            <w:rFonts w:asciiTheme="majorEastAsia" w:hAnsiTheme="majorEastAsia" w:cstheme="majorEastAsia"/>
          </w:rPr>
          <w:t>, F et al (</w:t>
        </w:r>
        <w:proofErr w:type="spellStart"/>
        <w:r w:rsidR="00836FAE">
          <w:rPr>
            <w:rFonts w:asciiTheme="majorEastAsia" w:hAnsiTheme="majorEastAsia" w:cstheme="majorEastAsia"/>
          </w:rPr>
          <w:t>Corti</w:t>
        </w:r>
        <w:proofErr w:type="spellEnd"/>
        <w:r w:rsidR="00836FAE">
          <w:rPr>
            <w:rFonts w:asciiTheme="majorEastAsia" w:hAnsiTheme="majorEastAsia" w:cstheme="majorEastAsia"/>
          </w:rPr>
          <w:t xml:space="preserve"> C, lab) Eur J </w:t>
        </w:r>
        <w:proofErr w:type="spellStart"/>
        <w:r w:rsidR="00836FAE">
          <w:rPr>
            <w:rFonts w:asciiTheme="majorEastAsia" w:hAnsiTheme="majorEastAsia" w:cstheme="majorEastAsia"/>
          </w:rPr>
          <w:t>Neurosci</w:t>
        </w:r>
        <w:proofErr w:type="spellEnd"/>
        <w:r w:rsidR="00836FAE">
          <w:rPr>
            <w:rFonts w:asciiTheme="majorEastAsia" w:hAnsiTheme="majorEastAsia" w:cstheme="majorEastAsia"/>
          </w:rPr>
          <w:t xml:space="preserve"> 11, 2073-2082, 1999).</w:t>
        </w:r>
      </w:ins>
      <w:ins w:id="485" w:author="Bamburg,James" w:date="2018-04-02T15:02:00Z">
        <w:r w:rsidR="00D45A58">
          <w:rPr>
            <w:rFonts w:asciiTheme="majorEastAsia" w:hAnsiTheme="majorEastAsia" w:cstheme="majorEastAsia"/>
          </w:rPr>
          <w:t xml:space="preserve"> </w:t>
        </w:r>
      </w:ins>
      <w:ins w:id="486" w:author="Bamburg,James" w:date="2018-04-02T15:16:00Z">
        <w:r w:rsidR="00836FAE">
          <w:rPr>
            <w:rFonts w:asciiTheme="majorEastAsia" w:hAnsiTheme="majorEastAsia" w:cstheme="majorEastAsia"/>
          </w:rPr>
          <w:t xml:space="preserve">  These results suggest that the metabotropic glutamate receptors play no significant role in the neuronal cofilin-actin rod response during the first 3 weeks of </w:t>
        </w:r>
      </w:ins>
      <w:ins w:id="487" w:author="Bamburg,James" w:date="2018-04-02T15:17:00Z">
        <w:r w:rsidR="00836FAE">
          <w:rPr>
            <w:rFonts w:asciiTheme="majorEastAsia" w:hAnsiTheme="majorEastAsia" w:cstheme="majorEastAsia"/>
          </w:rPr>
          <w:t>neuronal maturation</w:t>
        </w:r>
      </w:ins>
      <w:ins w:id="488" w:author="Bamburg,James" w:date="2018-04-02T15:19:00Z">
        <w:r w:rsidR="00836FAE">
          <w:rPr>
            <w:rFonts w:asciiTheme="majorEastAsia" w:hAnsiTheme="majorEastAsia" w:cstheme="majorEastAsia"/>
          </w:rPr>
          <w:t>, the longest period followed</w:t>
        </w:r>
      </w:ins>
      <w:ins w:id="489" w:author="Bamburg,James" w:date="2018-04-02T15:16:00Z">
        <w:r w:rsidR="00836FAE">
          <w:rPr>
            <w:rFonts w:asciiTheme="majorEastAsia" w:hAnsiTheme="majorEastAsia" w:cstheme="majorEastAsia"/>
          </w:rPr>
          <w:t xml:space="preserve">. </w:t>
        </w:r>
      </w:ins>
    </w:p>
    <w:p w14:paraId="174F6C0B" w14:textId="77777777" w:rsidR="00836FAE" w:rsidRDefault="00836FAE" w:rsidP="008153AE">
      <w:pPr>
        <w:spacing w:line="480" w:lineRule="auto"/>
        <w:rPr>
          <w:ins w:id="490" w:author="Bamburg,James" w:date="2018-04-02T15:19:00Z"/>
          <w:rFonts w:asciiTheme="majorEastAsia" w:hAnsiTheme="majorEastAsia" w:cstheme="majorEastAsia"/>
        </w:rPr>
      </w:pPr>
    </w:p>
    <w:p w14:paraId="5D4078F7" w14:textId="04BF6B12" w:rsidR="00836FAE" w:rsidRPr="00836FAE" w:rsidRDefault="00836FAE" w:rsidP="008153AE">
      <w:pPr>
        <w:spacing w:line="480" w:lineRule="auto"/>
        <w:rPr>
          <w:ins w:id="491" w:author="Bamburg,James" w:date="2018-04-02T15:17:00Z"/>
          <w:rFonts w:asciiTheme="majorEastAsia" w:hAnsiTheme="majorEastAsia" w:cstheme="majorEastAsia"/>
          <w:b/>
          <w:rPrChange w:id="492" w:author="Bamburg,James" w:date="2018-04-02T15:21:00Z">
            <w:rPr>
              <w:ins w:id="493" w:author="Bamburg,James" w:date="2018-04-02T15:17:00Z"/>
              <w:rFonts w:asciiTheme="majorEastAsia" w:hAnsiTheme="majorEastAsia" w:cstheme="majorEastAsia"/>
            </w:rPr>
          </w:rPrChange>
        </w:rPr>
      </w:pPr>
      <w:ins w:id="494" w:author="Bamburg,James" w:date="2018-04-02T15:20:00Z">
        <w:r w:rsidRPr="00836FAE">
          <w:rPr>
            <w:rFonts w:asciiTheme="majorEastAsia" w:hAnsiTheme="majorEastAsia" w:cstheme="majorEastAsia"/>
            <w:b/>
            <w:rPrChange w:id="495" w:author="Bamburg,James" w:date="2018-04-02T15:21:00Z">
              <w:rPr>
                <w:rFonts w:asciiTheme="majorEastAsia" w:hAnsiTheme="majorEastAsia" w:cstheme="majorEastAsia"/>
              </w:rPr>
            </w:rPrChange>
          </w:rPr>
          <w:t>Formation of cofilin-actin rods in hippocampal neurons 7 DIV is mediated by AMPA</w:t>
        </w:r>
      </w:ins>
      <w:ins w:id="496" w:author="Bamburg,James" w:date="2018-04-02T15:21:00Z">
        <w:r w:rsidRPr="00836FAE">
          <w:rPr>
            <w:rFonts w:asciiTheme="majorEastAsia" w:hAnsiTheme="majorEastAsia" w:cstheme="majorEastAsia"/>
            <w:b/>
            <w:rPrChange w:id="497" w:author="Bamburg,James" w:date="2018-04-02T15:21:00Z">
              <w:rPr>
                <w:rFonts w:asciiTheme="majorEastAsia" w:hAnsiTheme="majorEastAsia" w:cstheme="majorEastAsia"/>
              </w:rPr>
            </w:rPrChange>
          </w:rPr>
          <w:t>R</w:t>
        </w:r>
      </w:ins>
      <w:ins w:id="498" w:author="Bamburg,James" w:date="2018-04-02T15:20:00Z">
        <w:r w:rsidRPr="00836FAE">
          <w:rPr>
            <w:rFonts w:asciiTheme="majorEastAsia" w:hAnsiTheme="majorEastAsia" w:cstheme="majorEastAsia"/>
            <w:b/>
            <w:rPrChange w:id="499" w:author="Bamburg,James" w:date="2018-04-02T15:21:00Z">
              <w:rPr>
                <w:rFonts w:asciiTheme="majorEastAsia" w:hAnsiTheme="majorEastAsia" w:cstheme="majorEastAsia"/>
              </w:rPr>
            </w:rPrChange>
          </w:rPr>
          <w:t xml:space="preserve"> and not NMDAR</w:t>
        </w:r>
      </w:ins>
      <w:ins w:id="500" w:author="Bamburg,James" w:date="2018-04-02T15:21:00Z">
        <w:r w:rsidRPr="00836FAE">
          <w:rPr>
            <w:rFonts w:asciiTheme="majorEastAsia" w:hAnsiTheme="majorEastAsia" w:cstheme="majorEastAsia"/>
            <w:b/>
            <w:rPrChange w:id="501" w:author="Bamburg,James" w:date="2018-04-02T15:21:00Z">
              <w:rPr>
                <w:rFonts w:asciiTheme="majorEastAsia" w:hAnsiTheme="majorEastAsia" w:cstheme="majorEastAsia"/>
              </w:rPr>
            </w:rPrChange>
          </w:rPr>
          <w:t>.</w:t>
        </w:r>
      </w:ins>
    </w:p>
    <w:p w14:paraId="3AA6DF81" w14:textId="14B6A5EA" w:rsidR="00836FAE" w:rsidRDefault="00A963E1" w:rsidP="008153AE">
      <w:pPr>
        <w:spacing w:line="480" w:lineRule="auto"/>
        <w:rPr>
          <w:ins w:id="502" w:author="Bamburg,James" w:date="2018-04-02T15:16:00Z"/>
          <w:rFonts w:asciiTheme="majorEastAsia" w:hAnsiTheme="majorEastAsia" w:cstheme="majorEastAsia"/>
        </w:rPr>
      </w:pPr>
      <w:ins w:id="503" w:author="Bamburg,James" w:date="2018-04-02T15:23:00Z">
        <w:r>
          <w:rPr>
            <w:rFonts w:asciiTheme="majorEastAsia" w:hAnsiTheme="majorEastAsia" w:cstheme="majorEastAsia"/>
          </w:rPr>
          <w:t xml:space="preserve">Previous studies have demonstrated that </w:t>
        </w:r>
      </w:ins>
      <w:ins w:id="504" w:author="Bamburg,James" w:date="2018-04-02T15:25:00Z">
        <w:r>
          <w:rPr>
            <w:rFonts w:asciiTheme="majorEastAsia" w:hAnsiTheme="majorEastAsia" w:cstheme="majorEastAsia"/>
          </w:rPr>
          <w:t xml:space="preserve">ionotropic AMPA receptors are responsible for the rod induction by glutamate in hippocampal neurons culture 5-7 DIV.  We reproduced these findings in our 7 DIV cultures by showing robust rod responses to 100 </w:t>
        </w:r>
      </w:ins>
      <w:ins w:id="505" w:author="Bamburg,James" w:date="2018-04-02T15:27:00Z">
        <w:r>
          <w:rPr>
            <w:rFonts w:asciiTheme="majorEastAsia" w:hAnsiTheme="majorEastAsia" w:cstheme="majorEastAsia" w:hint="eastAsia"/>
          </w:rPr>
          <w:t>µ</w:t>
        </w:r>
        <w:r>
          <w:rPr>
            <w:rFonts w:asciiTheme="majorEastAsia" w:hAnsiTheme="majorEastAsia" w:cstheme="majorEastAsia"/>
          </w:rPr>
          <w:t>M L-glutamate</w:t>
        </w:r>
      </w:ins>
      <w:ins w:id="506" w:author="Bamburg,James" w:date="2018-04-02T15:28:00Z">
        <w:r>
          <w:rPr>
            <w:rFonts w:asciiTheme="majorEastAsia" w:hAnsiTheme="majorEastAsia" w:cstheme="majorEastAsia"/>
          </w:rPr>
          <w:t xml:space="preserve"> </w:t>
        </w:r>
      </w:ins>
      <w:ins w:id="507" w:author="Bamburg,James" w:date="2018-04-02T15:32:00Z">
        <w:r>
          <w:rPr>
            <w:rFonts w:asciiTheme="majorEastAsia" w:hAnsiTheme="majorEastAsia" w:cstheme="majorEastAsia"/>
          </w:rPr>
          <w:t>(</w:t>
        </w:r>
        <w:r w:rsidRPr="00A963E1">
          <w:rPr>
            <w:rFonts w:asciiTheme="majorEastAsia" w:hAnsiTheme="majorEastAsia" w:cstheme="majorEastAsia"/>
            <w:b/>
            <w:rPrChange w:id="508" w:author="Bamburg,James" w:date="2018-04-02T15:33:00Z">
              <w:rPr>
                <w:rFonts w:asciiTheme="majorEastAsia" w:hAnsiTheme="majorEastAsia" w:cstheme="majorEastAsia"/>
              </w:rPr>
            </w:rPrChange>
          </w:rPr>
          <w:t>Figure 3</w:t>
        </w:r>
        <w:r>
          <w:rPr>
            <w:rFonts w:asciiTheme="majorEastAsia" w:hAnsiTheme="majorEastAsia" w:cstheme="majorEastAsia"/>
          </w:rPr>
          <w:t xml:space="preserve">) </w:t>
        </w:r>
      </w:ins>
      <w:ins w:id="509" w:author="Bamburg,James" w:date="2018-04-02T15:28:00Z">
        <w:r>
          <w:rPr>
            <w:rFonts w:asciiTheme="majorEastAsia" w:hAnsiTheme="majorEastAsia" w:cstheme="majorEastAsia"/>
          </w:rPr>
          <w:t xml:space="preserve">that were not attenuated </w:t>
        </w:r>
      </w:ins>
      <w:ins w:id="510" w:author="Bamburg,James" w:date="2018-04-02T15:34:00Z">
        <w:r w:rsidR="00077F72">
          <w:rPr>
            <w:rFonts w:asciiTheme="majorEastAsia" w:hAnsiTheme="majorEastAsia" w:cstheme="majorEastAsia"/>
          </w:rPr>
          <w:t xml:space="preserve">quantitatively </w:t>
        </w:r>
      </w:ins>
      <w:ins w:id="511" w:author="Bamburg,James" w:date="2018-04-02T15:33:00Z">
        <w:r w:rsidR="00077F72">
          <w:rPr>
            <w:rFonts w:asciiTheme="majorEastAsia" w:hAnsiTheme="majorEastAsia" w:cstheme="majorEastAsia"/>
          </w:rPr>
          <w:t xml:space="preserve">in either the Rod Number or the Percent Rod responses </w:t>
        </w:r>
      </w:ins>
      <w:ins w:id="512" w:author="Bamburg,James" w:date="2018-04-02T15:28:00Z">
        <w:r>
          <w:rPr>
            <w:rFonts w:asciiTheme="majorEastAsia" w:hAnsiTheme="majorEastAsia" w:cstheme="majorEastAsia"/>
          </w:rPr>
          <w:t xml:space="preserve">by 15 min pretreatment with </w:t>
        </w:r>
      </w:ins>
      <w:ins w:id="513" w:author="Bamburg,James" w:date="2018-04-02T15:29:00Z">
        <w:r>
          <w:rPr>
            <w:rFonts w:asciiTheme="majorEastAsia" w:hAnsiTheme="majorEastAsia" w:cstheme="majorEastAsia"/>
          </w:rPr>
          <w:t xml:space="preserve">the </w:t>
        </w:r>
      </w:ins>
      <w:ins w:id="514" w:author="Bamburg,James" w:date="2018-04-02T15:28:00Z">
        <w:r>
          <w:rPr>
            <w:rFonts w:asciiTheme="majorEastAsia" w:hAnsiTheme="majorEastAsia" w:cstheme="majorEastAsia"/>
          </w:rPr>
          <w:t>NMDAR antagonist AP5</w:t>
        </w:r>
      </w:ins>
      <w:ins w:id="515" w:author="Bamburg,James" w:date="2018-04-02T15:29:00Z">
        <w:r>
          <w:rPr>
            <w:rFonts w:asciiTheme="majorEastAsia" w:hAnsiTheme="majorEastAsia" w:cstheme="majorEastAsia"/>
          </w:rPr>
          <w:t xml:space="preserve"> (100 </w:t>
        </w:r>
        <w:r>
          <w:rPr>
            <w:rFonts w:asciiTheme="majorEastAsia" w:hAnsiTheme="majorEastAsia" w:cstheme="majorEastAsia" w:hint="eastAsia"/>
          </w:rPr>
          <w:t>µ</w:t>
        </w:r>
        <w:r>
          <w:rPr>
            <w:rFonts w:asciiTheme="majorEastAsia" w:hAnsiTheme="majorEastAsia" w:cstheme="majorEastAsia"/>
          </w:rPr>
          <w:t>M)</w:t>
        </w:r>
      </w:ins>
      <w:ins w:id="516" w:author="Bamburg,James" w:date="2018-04-02T15:28:00Z">
        <w:r>
          <w:rPr>
            <w:rFonts w:asciiTheme="majorEastAsia" w:hAnsiTheme="majorEastAsia" w:cstheme="majorEastAsia"/>
          </w:rPr>
          <w:t xml:space="preserve">, but </w:t>
        </w:r>
      </w:ins>
      <w:ins w:id="517" w:author="Bamburg,James" w:date="2018-04-02T15:29:00Z">
        <w:r>
          <w:rPr>
            <w:rFonts w:asciiTheme="majorEastAsia" w:hAnsiTheme="majorEastAsia" w:cstheme="majorEastAsia"/>
          </w:rPr>
          <w:t xml:space="preserve">which were </w:t>
        </w:r>
      </w:ins>
      <w:ins w:id="518" w:author="Bamburg,James" w:date="2018-04-02T15:30:00Z">
        <w:r>
          <w:rPr>
            <w:rFonts w:asciiTheme="majorEastAsia" w:hAnsiTheme="majorEastAsia" w:cstheme="majorEastAsia"/>
          </w:rPr>
          <w:t xml:space="preserve">fully inhibited by the AMPAR antagonist DNQX (50 </w:t>
        </w:r>
        <w:r>
          <w:rPr>
            <w:rFonts w:asciiTheme="majorEastAsia" w:hAnsiTheme="majorEastAsia" w:cstheme="majorEastAsia" w:hint="eastAsia"/>
          </w:rPr>
          <w:t>µ</w:t>
        </w:r>
        <w:r>
          <w:rPr>
            <w:rFonts w:asciiTheme="majorEastAsia" w:hAnsiTheme="majorEastAsia" w:cstheme="majorEastAsia"/>
          </w:rPr>
          <w:t>M) (</w:t>
        </w:r>
        <w:r w:rsidRPr="00A963E1">
          <w:rPr>
            <w:rFonts w:asciiTheme="majorEastAsia" w:hAnsiTheme="majorEastAsia" w:cstheme="majorEastAsia"/>
            <w:b/>
            <w:rPrChange w:id="519" w:author="Bamburg,James" w:date="2018-04-02T15:33:00Z">
              <w:rPr>
                <w:rFonts w:asciiTheme="majorEastAsia" w:hAnsiTheme="majorEastAsia" w:cstheme="majorEastAsia"/>
              </w:rPr>
            </w:rPrChange>
          </w:rPr>
          <w:t>Figure 4</w:t>
        </w:r>
        <w:r>
          <w:rPr>
            <w:rFonts w:asciiTheme="majorEastAsia" w:hAnsiTheme="majorEastAsia" w:cstheme="majorEastAsia"/>
          </w:rPr>
          <w:t xml:space="preserve">). </w:t>
        </w:r>
      </w:ins>
    </w:p>
    <w:p w14:paraId="5CF0B2C4" w14:textId="77777777" w:rsidR="00836FAE" w:rsidRDefault="00836FAE" w:rsidP="008153AE">
      <w:pPr>
        <w:spacing w:line="480" w:lineRule="auto"/>
        <w:rPr>
          <w:ins w:id="520" w:author="Bamburg,James" w:date="2018-04-02T15:35:00Z"/>
          <w:rFonts w:asciiTheme="majorEastAsia" w:hAnsiTheme="majorEastAsia" w:cstheme="majorEastAsia"/>
        </w:rPr>
      </w:pPr>
    </w:p>
    <w:p w14:paraId="170FDB44" w14:textId="7C850F46" w:rsidR="00077F72" w:rsidRDefault="00077F72" w:rsidP="008153AE">
      <w:pPr>
        <w:spacing w:line="480" w:lineRule="auto"/>
        <w:rPr>
          <w:ins w:id="521" w:author="Bamburg,James" w:date="2018-04-02T15:37:00Z"/>
          <w:rFonts w:asciiTheme="majorEastAsia" w:hAnsiTheme="majorEastAsia" w:cstheme="majorEastAsia"/>
          <w:b/>
        </w:rPr>
      </w:pPr>
      <w:ins w:id="522" w:author="Bamburg,James" w:date="2018-04-02T15:35:00Z">
        <w:r w:rsidRPr="00077F72">
          <w:rPr>
            <w:rFonts w:asciiTheme="majorEastAsia" w:hAnsiTheme="majorEastAsia" w:cstheme="majorEastAsia"/>
            <w:b/>
            <w:rPrChange w:id="523" w:author="Bamburg,James" w:date="2018-04-02T15:36:00Z">
              <w:rPr>
                <w:rFonts w:asciiTheme="majorEastAsia" w:hAnsiTheme="majorEastAsia" w:cstheme="majorEastAsia"/>
              </w:rPr>
            </w:rPrChange>
          </w:rPr>
          <w:t>A gradual shift between AMPA and NMDA</w:t>
        </w:r>
      </w:ins>
      <w:ins w:id="524" w:author="Bamburg,James" w:date="2018-04-02T15:53:00Z">
        <w:r w:rsidR="00E05CFB">
          <w:rPr>
            <w:rFonts w:asciiTheme="majorEastAsia" w:hAnsiTheme="majorEastAsia" w:cstheme="majorEastAsia"/>
            <w:b/>
          </w:rPr>
          <w:t xml:space="preserve"> receptors </w:t>
        </w:r>
      </w:ins>
      <w:ins w:id="525" w:author="Bamburg,James" w:date="2018-04-02T15:36:00Z">
        <w:r w:rsidRPr="00077F72">
          <w:rPr>
            <w:rFonts w:asciiTheme="majorEastAsia" w:hAnsiTheme="majorEastAsia" w:cstheme="majorEastAsia"/>
            <w:b/>
            <w:rPrChange w:id="526" w:author="Bamburg,James" w:date="2018-04-02T15:36:00Z">
              <w:rPr>
                <w:rFonts w:asciiTheme="majorEastAsia" w:hAnsiTheme="majorEastAsia" w:cstheme="majorEastAsia"/>
              </w:rPr>
            </w:rPrChange>
          </w:rPr>
          <w:t xml:space="preserve">for </w:t>
        </w:r>
      </w:ins>
      <w:ins w:id="527" w:author="Bamburg,James" w:date="2018-04-02T15:54:00Z">
        <w:r w:rsidR="005D0AA1">
          <w:rPr>
            <w:rFonts w:asciiTheme="majorEastAsia" w:hAnsiTheme="majorEastAsia" w:cstheme="majorEastAsia"/>
            <w:b/>
          </w:rPr>
          <w:t xml:space="preserve">glutamate-induced </w:t>
        </w:r>
      </w:ins>
      <w:ins w:id="528" w:author="Bamburg,James" w:date="2018-04-02T15:36:00Z">
        <w:r w:rsidRPr="00077F72">
          <w:rPr>
            <w:rFonts w:asciiTheme="majorEastAsia" w:hAnsiTheme="majorEastAsia" w:cstheme="majorEastAsia"/>
            <w:b/>
            <w:rPrChange w:id="529" w:author="Bamburg,James" w:date="2018-04-02T15:36:00Z">
              <w:rPr>
                <w:rFonts w:asciiTheme="majorEastAsia" w:hAnsiTheme="majorEastAsia" w:cstheme="majorEastAsia"/>
              </w:rPr>
            </w:rPrChange>
          </w:rPr>
          <w:t xml:space="preserve">cofilin actin rod formation occurs during in vitro maturation of </w:t>
        </w:r>
      </w:ins>
      <w:ins w:id="530" w:author="Bamburg,James" w:date="2018-04-02T15:54:00Z">
        <w:r w:rsidR="005D0AA1">
          <w:rPr>
            <w:rFonts w:asciiTheme="majorEastAsia" w:hAnsiTheme="majorEastAsia" w:cstheme="majorEastAsia"/>
            <w:b/>
          </w:rPr>
          <w:t xml:space="preserve">hippocampal </w:t>
        </w:r>
      </w:ins>
      <w:ins w:id="531" w:author="Bamburg,James" w:date="2018-04-02T15:36:00Z">
        <w:r w:rsidRPr="00077F72">
          <w:rPr>
            <w:rFonts w:asciiTheme="majorEastAsia" w:hAnsiTheme="majorEastAsia" w:cstheme="majorEastAsia"/>
            <w:b/>
            <w:rPrChange w:id="532" w:author="Bamburg,James" w:date="2018-04-02T15:36:00Z">
              <w:rPr>
                <w:rFonts w:asciiTheme="majorEastAsia" w:hAnsiTheme="majorEastAsia" w:cstheme="majorEastAsia"/>
              </w:rPr>
            </w:rPrChange>
          </w:rPr>
          <w:t xml:space="preserve">neurons. </w:t>
        </w:r>
      </w:ins>
    </w:p>
    <w:p w14:paraId="33451B66" w14:textId="01D62322" w:rsidR="00077F72" w:rsidRDefault="00077F72" w:rsidP="008153AE">
      <w:pPr>
        <w:spacing w:line="480" w:lineRule="auto"/>
        <w:rPr>
          <w:ins w:id="533" w:author="Bamburg,James" w:date="2018-04-02T15:51:00Z"/>
          <w:rFonts w:asciiTheme="majorEastAsia" w:hAnsiTheme="majorEastAsia" w:cstheme="majorEastAsia"/>
        </w:rPr>
      </w:pPr>
      <w:ins w:id="534" w:author="Bamburg,James" w:date="2018-04-02T15:37:00Z">
        <w:r w:rsidRPr="005D0AA1">
          <w:rPr>
            <w:rFonts w:asciiTheme="majorEastAsia" w:hAnsiTheme="majorEastAsia" w:cstheme="majorEastAsia"/>
            <w:highlight w:val="yellow"/>
            <w:rPrChange w:id="535" w:author="Bamburg,James" w:date="2018-04-02T15:54:00Z">
              <w:rPr>
                <w:rFonts w:asciiTheme="majorEastAsia" w:hAnsiTheme="majorEastAsia" w:cstheme="majorEastAsia"/>
                <w:b/>
              </w:rPr>
            </w:rPrChange>
          </w:rPr>
          <w:t xml:space="preserve">NOTE: now include </w:t>
        </w:r>
        <w:r w:rsidRPr="005D0AA1">
          <w:rPr>
            <w:rFonts w:asciiTheme="majorEastAsia" w:hAnsiTheme="majorEastAsia" w:cstheme="majorEastAsia"/>
            <w:highlight w:val="yellow"/>
            <w:rPrChange w:id="536" w:author="Bamburg,James" w:date="2018-04-02T15:54:00Z">
              <w:rPr>
                <w:rFonts w:asciiTheme="majorEastAsia" w:hAnsiTheme="majorEastAsia" w:cstheme="majorEastAsia"/>
              </w:rPr>
            </w:rPrChange>
          </w:rPr>
          <w:t xml:space="preserve">here the NEW </w:t>
        </w:r>
        <w:r w:rsidRPr="005D0AA1">
          <w:rPr>
            <w:rFonts w:asciiTheme="majorEastAsia" w:hAnsiTheme="majorEastAsia" w:cstheme="majorEastAsia"/>
            <w:highlight w:val="yellow"/>
            <w:rPrChange w:id="537" w:author="Bamburg,James" w:date="2018-04-02T15:54:00Z">
              <w:rPr>
                <w:rFonts w:asciiTheme="majorEastAsia" w:hAnsiTheme="majorEastAsia" w:cstheme="majorEastAsia"/>
                <w:b/>
              </w:rPr>
            </w:rPrChange>
          </w:rPr>
          <w:t xml:space="preserve">data showing the </w:t>
        </w:r>
        <w:r w:rsidRPr="005D0AA1">
          <w:rPr>
            <w:rFonts w:asciiTheme="majorEastAsia" w:hAnsiTheme="majorEastAsia" w:cstheme="majorEastAsia"/>
            <w:highlight w:val="yellow"/>
            <w:rPrChange w:id="538" w:author="Bamburg,James" w:date="2018-04-02T15:54:00Z">
              <w:rPr>
                <w:rFonts w:asciiTheme="majorEastAsia" w:hAnsiTheme="majorEastAsia" w:cstheme="majorEastAsia"/>
              </w:rPr>
            </w:rPrChange>
          </w:rPr>
          <w:t xml:space="preserve">neuronal pictures and rod quantification for 14 DIV and 21 DIV with a shift from </w:t>
        </w:r>
      </w:ins>
      <w:ins w:id="539" w:author="Bamburg,James" w:date="2018-04-02T15:38:00Z">
        <w:r w:rsidRPr="005D0AA1">
          <w:rPr>
            <w:rFonts w:asciiTheme="majorEastAsia" w:hAnsiTheme="majorEastAsia" w:cstheme="majorEastAsia"/>
            <w:highlight w:val="yellow"/>
            <w:rPrChange w:id="540" w:author="Bamburg,James" w:date="2018-04-02T15:54:00Z">
              <w:rPr>
                <w:rFonts w:asciiTheme="majorEastAsia" w:hAnsiTheme="majorEastAsia" w:cstheme="majorEastAsia"/>
              </w:rPr>
            </w:rPrChange>
          </w:rPr>
          <w:t xml:space="preserve">fully </w:t>
        </w:r>
      </w:ins>
      <w:ins w:id="541" w:author="Bamburg,James" w:date="2018-04-02T15:37:00Z">
        <w:r w:rsidRPr="005D0AA1">
          <w:rPr>
            <w:rFonts w:asciiTheme="majorEastAsia" w:hAnsiTheme="majorEastAsia" w:cstheme="majorEastAsia"/>
            <w:highlight w:val="yellow"/>
            <w:rPrChange w:id="542" w:author="Bamburg,James" w:date="2018-04-02T15:54:00Z">
              <w:rPr>
                <w:rFonts w:asciiTheme="majorEastAsia" w:hAnsiTheme="majorEastAsia" w:cstheme="majorEastAsia"/>
              </w:rPr>
            </w:rPrChange>
          </w:rPr>
          <w:t xml:space="preserve">AMPAR </w:t>
        </w:r>
      </w:ins>
      <w:ins w:id="543" w:author="Bamburg,James" w:date="2018-04-02T15:38:00Z">
        <w:r w:rsidRPr="005D0AA1">
          <w:rPr>
            <w:rFonts w:asciiTheme="majorEastAsia" w:hAnsiTheme="majorEastAsia" w:cstheme="majorEastAsia"/>
            <w:highlight w:val="yellow"/>
            <w:rPrChange w:id="544" w:author="Bamburg,James" w:date="2018-04-02T15:54:00Z">
              <w:rPr>
                <w:rFonts w:asciiTheme="majorEastAsia" w:hAnsiTheme="majorEastAsia" w:cstheme="majorEastAsia"/>
              </w:rPr>
            </w:rPrChange>
          </w:rPr>
          <w:t xml:space="preserve">dependent to partially dependent on </w:t>
        </w:r>
        <w:r w:rsidRPr="005D0AA1">
          <w:rPr>
            <w:rFonts w:asciiTheme="majorEastAsia" w:hAnsiTheme="majorEastAsia" w:cstheme="majorEastAsia"/>
            <w:highlight w:val="yellow"/>
            <w:rPrChange w:id="545" w:author="Bamburg,James" w:date="2018-04-02T15:54:00Z">
              <w:rPr>
                <w:rFonts w:asciiTheme="majorEastAsia" w:hAnsiTheme="majorEastAsia" w:cstheme="majorEastAsia"/>
              </w:rPr>
            </w:rPrChange>
          </w:rPr>
          <w:lastRenderedPageBreak/>
          <w:t>NMDAR</w:t>
        </w:r>
      </w:ins>
      <w:ins w:id="546" w:author="Bamburg,James" w:date="2018-04-02T15:41:00Z">
        <w:r w:rsidRPr="005D0AA1">
          <w:rPr>
            <w:rFonts w:asciiTheme="majorEastAsia" w:hAnsiTheme="majorEastAsia" w:cstheme="majorEastAsia"/>
            <w:highlight w:val="yellow"/>
            <w:rPrChange w:id="547" w:author="Bamburg,James" w:date="2018-04-02T15:54:00Z">
              <w:rPr>
                <w:rFonts w:asciiTheme="majorEastAsia" w:hAnsiTheme="majorEastAsia" w:cstheme="majorEastAsia"/>
              </w:rPr>
            </w:rPrChange>
          </w:rPr>
          <w:t xml:space="preserve"> (increased AP5 inhibition of rod response and slightly less than full inhibition with DNQX</w:t>
        </w:r>
      </w:ins>
      <w:ins w:id="548" w:author="Bamburg,James" w:date="2018-04-02T15:42:00Z">
        <w:r w:rsidRPr="005D0AA1">
          <w:rPr>
            <w:rFonts w:asciiTheme="majorEastAsia" w:hAnsiTheme="majorEastAsia" w:cstheme="majorEastAsia"/>
            <w:highlight w:val="yellow"/>
            <w:rPrChange w:id="549" w:author="Bamburg,James" w:date="2018-04-02T15:54:00Z">
              <w:rPr>
                <w:rFonts w:asciiTheme="majorEastAsia" w:hAnsiTheme="majorEastAsia" w:cstheme="majorEastAsia"/>
              </w:rPr>
            </w:rPrChange>
          </w:rPr>
          <w:t xml:space="preserve"> (although AMPA channels may also be needed to allow NMDAR</w:t>
        </w:r>
      </w:ins>
      <w:ins w:id="550" w:author="Bamburg,James" w:date="2018-04-02T15:43:00Z">
        <w:r w:rsidRPr="005D0AA1">
          <w:rPr>
            <w:rFonts w:asciiTheme="majorEastAsia" w:hAnsiTheme="majorEastAsia" w:cstheme="majorEastAsia"/>
            <w:highlight w:val="yellow"/>
            <w:rPrChange w:id="551" w:author="Bamburg,James" w:date="2018-04-02T15:54:00Z">
              <w:rPr>
                <w:rFonts w:asciiTheme="majorEastAsia" w:hAnsiTheme="majorEastAsia" w:cstheme="majorEastAsia"/>
              </w:rPr>
            </w:rPrChange>
          </w:rPr>
          <w:t xml:space="preserve"> function- this is why there won't be a big decline in DNQX </w:t>
        </w:r>
        <w:r w:rsidR="00E05CFB" w:rsidRPr="005D0AA1">
          <w:rPr>
            <w:rFonts w:asciiTheme="majorEastAsia" w:hAnsiTheme="majorEastAsia" w:cstheme="majorEastAsia"/>
            <w:highlight w:val="yellow"/>
            <w:rPrChange w:id="552" w:author="Bamburg,James" w:date="2018-04-02T15:54:00Z">
              <w:rPr>
                <w:rFonts w:asciiTheme="majorEastAsia" w:hAnsiTheme="majorEastAsia" w:cstheme="majorEastAsia"/>
              </w:rPr>
            </w:rPrChange>
          </w:rPr>
          <w:t>effectiveness, just a switch to the greater need for NMDAR</w:t>
        </w:r>
      </w:ins>
      <w:ins w:id="553" w:author="Bamburg,James" w:date="2018-04-02T15:42:00Z">
        <w:r w:rsidRPr="005D0AA1">
          <w:rPr>
            <w:rFonts w:asciiTheme="majorEastAsia" w:hAnsiTheme="majorEastAsia" w:cstheme="majorEastAsia"/>
            <w:highlight w:val="yellow"/>
            <w:rPrChange w:id="554" w:author="Bamburg,James" w:date="2018-04-02T15:54:00Z">
              <w:rPr>
                <w:rFonts w:asciiTheme="majorEastAsia" w:hAnsiTheme="majorEastAsia" w:cstheme="majorEastAsia"/>
              </w:rPr>
            </w:rPrChange>
          </w:rPr>
          <w:t>)</w:t>
        </w:r>
      </w:ins>
      <w:ins w:id="555" w:author="Bamburg,James" w:date="2018-04-02T15:38:00Z">
        <w:r w:rsidRPr="005D0AA1">
          <w:rPr>
            <w:rFonts w:asciiTheme="majorEastAsia" w:hAnsiTheme="majorEastAsia" w:cstheme="majorEastAsia"/>
            <w:highlight w:val="yellow"/>
            <w:rPrChange w:id="556" w:author="Bamburg,James" w:date="2018-04-02T15:54:00Z">
              <w:rPr>
                <w:rFonts w:asciiTheme="majorEastAsia" w:hAnsiTheme="majorEastAsia" w:cstheme="majorEastAsia"/>
              </w:rPr>
            </w:rPrChange>
          </w:rPr>
          <w:t>.</w:t>
        </w:r>
      </w:ins>
      <w:ins w:id="557" w:author="Bamburg,James" w:date="2018-04-02T15:46:00Z">
        <w:r w:rsidR="00E05CFB" w:rsidRPr="005D0AA1">
          <w:rPr>
            <w:rFonts w:asciiTheme="majorEastAsia" w:hAnsiTheme="majorEastAsia" w:cstheme="majorEastAsia"/>
            <w:highlight w:val="yellow"/>
            <w:rPrChange w:id="558" w:author="Bamburg,James" w:date="2018-04-02T15:54:00Z">
              <w:rPr>
                <w:rFonts w:asciiTheme="majorEastAsia" w:hAnsiTheme="majorEastAsia" w:cstheme="majorEastAsia"/>
              </w:rPr>
            </w:rPrChange>
          </w:rPr>
          <w:t xml:space="preserve">  </w:t>
        </w:r>
        <w:proofErr w:type="gramStart"/>
        <w:r w:rsidR="00E05CFB" w:rsidRPr="005D0AA1">
          <w:rPr>
            <w:rFonts w:asciiTheme="majorEastAsia" w:hAnsiTheme="majorEastAsia" w:cstheme="majorEastAsia"/>
            <w:highlight w:val="yellow"/>
            <w:rPrChange w:id="559" w:author="Bamburg,James" w:date="2018-04-02T15:54:00Z">
              <w:rPr>
                <w:rFonts w:asciiTheme="majorEastAsia" w:hAnsiTheme="majorEastAsia" w:cstheme="majorEastAsia"/>
              </w:rPr>
            </w:rPrChange>
          </w:rPr>
          <w:t>But,</w:t>
        </w:r>
        <w:proofErr w:type="gramEnd"/>
        <w:r w:rsidR="00E05CFB" w:rsidRPr="005D0AA1">
          <w:rPr>
            <w:rFonts w:asciiTheme="majorEastAsia" w:hAnsiTheme="majorEastAsia" w:cstheme="majorEastAsia"/>
            <w:highlight w:val="yellow"/>
            <w:rPrChange w:id="560" w:author="Bamburg,James" w:date="2018-04-02T15:54:00Z">
              <w:rPr>
                <w:rFonts w:asciiTheme="majorEastAsia" w:hAnsiTheme="majorEastAsia" w:cstheme="majorEastAsia"/>
              </w:rPr>
            </w:rPrChange>
          </w:rPr>
          <w:t xml:space="preserve"> this should show up in AMPA-induced rods</w:t>
        </w:r>
      </w:ins>
      <w:ins w:id="561" w:author="Bamburg,James" w:date="2018-04-02T15:47:00Z">
        <w:r w:rsidR="00E05CFB" w:rsidRPr="005D0AA1">
          <w:rPr>
            <w:rFonts w:asciiTheme="majorEastAsia" w:hAnsiTheme="majorEastAsia" w:cstheme="majorEastAsia"/>
            <w:highlight w:val="yellow"/>
            <w:rPrChange w:id="562" w:author="Bamburg,James" w:date="2018-04-02T15:54:00Z">
              <w:rPr>
                <w:rFonts w:asciiTheme="majorEastAsia" w:hAnsiTheme="majorEastAsia" w:cstheme="majorEastAsia"/>
              </w:rPr>
            </w:rPrChange>
          </w:rPr>
          <w:t>- I see one set of data in 14 DIV neurons showing AMPA being less effective than glutamate in rod induction</w:t>
        </w:r>
      </w:ins>
      <w:ins w:id="563" w:author="Bamburg,James" w:date="2018-04-02T15:50:00Z">
        <w:r w:rsidR="00E05CFB" w:rsidRPr="005D0AA1">
          <w:rPr>
            <w:rFonts w:asciiTheme="majorEastAsia" w:hAnsiTheme="majorEastAsia" w:cstheme="majorEastAsia"/>
            <w:highlight w:val="yellow"/>
            <w:rPrChange w:id="564" w:author="Bamburg,James" w:date="2018-04-02T15:54:00Z">
              <w:rPr>
                <w:rFonts w:asciiTheme="majorEastAsia" w:hAnsiTheme="majorEastAsia" w:cstheme="majorEastAsia"/>
              </w:rPr>
            </w:rPrChange>
          </w:rPr>
          <w:t>, which you would expect if the glutamate response is becoming more NMDAR-dependent.  It would be great if</w:t>
        </w:r>
      </w:ins>
      <w:ins w:id="565" w:author="Bamburg,James" w:date="2018-04-02T15:47:00Z">
        <w:r w:rsidR="00E05CFB" w:rsidRPr="005D0AA1">
          <w:rPr>
            <w:rFonts w:asciiTheme="majorEastAsia" w:hAnsiTheme="majorEastAsia" w:cstheme="majorEastAsia"/>
            <w:highlight w:val="yellow"/>
            <w:rPrChange w:id="566" w:author="Bamburg,James" w:date="2018-04-02T15:54:00Z">
              <w:rPr>
                <w:rFonts w:asciiTheme="majorEastAsia" w:hAnsiTheme="majorEastAsia" w:cstheme="majorEastAsia"/>
              </w:rPr>
            </w:rPrChange>
          </w:rPr>
          <w:t xml:space="preserve"> you have 21 DIV data that shows an even more reduced </w:t>
        </w:r>
      </w:ins>
      <w:ins w:id="567" w:author="Bamburg,James" w:date="2018-04-02T15:50:00Z">
        <w:r w:rsidR="00E05CFB" w:rsidRPr="005D0AA1">
          <w:rPr>
            <w:rFonts w:asciiTheme="majorEastAsia" w:hAnsiTheme="majorEastAsia" w:cstheme="majorEastAsia"/>
            <w:highlight w:val="yellow"/>
            <w:rPrChange w:id="568" w:author="Bamburg,James" w:date="2018-04-02T15:54:00Z">
              <w:rPr>
                <w:rFonts w:asciiTheme="majorEastAsia" w:hAnsiTheme="majorEastAsia" w:cstheme="majorEastAsia"/>
              </w:rPr>
            </w:rPrChange>
          </w:rPr>
          <w:t>AMPA rod-inducing e</w:t>
        </w:r>
      </w:ins>
      <w:ins w:id="569" w:author="Bamburg,James" w:date="2018-04-02T15:47:00Z">
        <w:r w:rsidR="00E05CFB" w:rsidRPr="005D0AA1">
          <w:rPr>
            <w:rFonts w:asciiTheme="majorEastAsia" w:hAnsiTheme="majorEastAsia" w:cstheme="majorEastAsia"/>
            <w:highlight w:val="yellow"/>
            <w:rPrChange w:id="570" w:author="Bamburg,James" w:date="2018-04-02T15:54:00Z">
              <w:rPr>
                <w:rFonts w:asciiTheme="majorEastAsia" w:hAnsiTheme="majorEastAsia" w:cstheme="majorEastAsia"/>
              </w:rPr>
            </w:rPrChange>
          </w:rPr>
          <w:t xml:space="preserve">ffect since AMPA should open only AMPA channels and not NMDA channels. </w:t>
        </w:r>
      </w:ins>
      <w:ins w:id="571" w:author="Bamburg,James" w:date="2018-04-02T15:51:00Z">
        <w:r w:rsidR="00E05CFB" w:rsidRPr="005D0AA1">
          <w:rPr>
            <w:rFonts w:asciiTheme="majorEastAsia" w:hAnsiTheme="majorEastAsia" w:cstheme="majorEastAsia"/>
            <w:highlight w:val="yellow"/>
            <w:rPrChange w:id="572" w:author="Bamburg,James" w:date="2018-04-02T15:54:00Z">
              <w:rPr>
                <w:rFonts w:asciiTheme="majorEastAsia" w:hAnsiTheme="majorEastAsia" w:cstheme="majorEastAsia"/>
              </w:rPr>
            </w:rPrChange>
          </w:rPr>
          <w:t xml:space="preserve"> This then leads into the AMPA data specifically.</w:t>
        </w:r>
        <w:r w:rsidR="00E05CFB">
          <w:rPr>
            <w:rFonts w:asciiTheme="majorEastAsia" w:hAnsiTheme="majorEastAsia" w:cstheme="majorEastAsia"/>
          </w:rPr>
          <w:t xml:space="preserve"> </w:t>
        </w:r>
      </w:ins>
    </w:p>
    <w:p w14:paraId="7429C777" w14:textId="77777777" w:rsidR="00E05CFB" w:rsidRDefault="00E05CFB" w:rsidP="008153AE">
      <w:pPr>
        <w:spacing w:line="480" w:lineRule="auto"/>
        <w:rPr>
          <w:ins w:id="573" w:author="Bamburg,James" w:date="2018-04-02T15:52:00Z"/>
          <w:rFonts w:asciiTheme="majorEastAsia" w:hAnsiTheme="majorEastAsia" w:cstheme="majorEastAsia"/>
        </w:rPr>
      </w:pPr>
    </w:p>
    <w:p w14:paraId="34F14BAC" w14:textId="1B8CBAE9" w:rsidR="00E05CFB" w:rsidRDefault="005D0AA1" w:rsidP="008153AE">
      <w:pPr>
        <w:spacing w:line="480" w:lineRule="auto"/>
        <w:rPr>
          <w:ins w:id="574" w:author="Bamburg,James" w:date="2018-04-02T15:55:00Z"/>
          <w:rFonts w:asciiTheme="majorEastAsia" w:hAnsiTheme="majorEastAsia" w:cstheme="majorEastAsia"/>
        </w:rPr>
      </w:pPr>
      <w:ins w:id="575" w:author="Bamburg,James" w:date="2018-04-02T15:52:00Z">
        <w:r w:rsidRPr="005D0AA1">
          <w:rPr>
            <w:rFonts w:asciiTheme="majorEastAsia" w:hAnsiTheme="majorEastAsia" w:cstheme="majorEastAsia"/>
            <w:highlight w:val="yellow"/>
            <w:rPrChange w:id="576" w:author="Bamburg,James" w:date="2018-04-02T15:55:00Z">
              <w:rPr>
                <w:rFonts w:asciiTheme="majorEastAsia" w:hAnsiTheme="majorEastAsia" w:cstheme="majorEastAsia"/>
              </w:rPr>
            </w:rPrChange>
          </w:rPr>
          <w:t>Y</w:t>
        </w:r>
        <w:r w:rsidR="00E05CFB" w:rsidRPr="005D0AA1">
          <w:rPr>
            <w:rFonts w:asciiTheme="majorEastAsia" w:hAnsiTheme="majorEastAsia" w:cstheme="majorEastAsia"/>
            <w:highlight w:val="yellow"/>
            <w:rPrChange w:id="577" w:author="Bamburg,James" w:date="2018-04-02T15:55:00Z">
              <w:rPr>
                <w:rFonts w:asciiTheme="majorEastAsia" w:hAnsiTheme="majorEastAsia" w:cstheme="majorEastAsia"/>
              </w:rPr>
            </w:rPrChange>
          </w:rPr>
          <w:t xml:space="preserve">ou can then </w:t>
        </w:r>
      </w:ins>
      <w:ins w:id="578" w:author="Bamburg,James" w:date="2018-04-02T15:55:00Z">
        <w:r w:rsidRPr="005D0AA1">
          <w:rPr>
            <w:rFonts w:asciiTheme="majorEastAsia" w:hAnsiTheme="majorEastAsia" w:cstheme="majorEastAsia"/>
            <w:highlight w:val="yellow"/>
            <w:rPrChange w:id="579" w:author="Bamburg,James" w:date="2018-04-02T15:55:00Z">
              <w:rPr>
                <w:rFonts w:asciiTheme="majorEastAsia" w:hAnsiTheme="majorEastAsia" w:cstheme="majorEastAsia"/>
              </w:rPr>
            </w:rPrChange>
          </w:rPr>
          <w:t xml:space="preserve">finally </w:t>
        </w:r>
      </w:ins>
      <w:ins w:id="580" w:author="Bamburg,James" w:date="2018-04-02T15:52:00Z">
        <w:r w:rsidR="00E05CFB" w:rsidRPr="005D0AA1">
          <w:rPr>
            <w:rFonts w:asciiTheme="majorEastAsia" w:hAnsiTheme="majorEastAsia" w:cstheme="majorEastAsia"/>
            <w:highlight w:val="yellow"/>
            <w:rPrChange w:id="581" w:author="Bamburg,James" w:date="2018-04-02T15:55:00Z">
              <w:rPr>
                <w:rFonts w:asciiTheme="majorEastAsia" w:hAnsiTheme="majorEastAsia" w:cstheme="majorEastAsia"/>
              </w:rPr>
            </w:rPrChange>
          </w:rPr>
          <w:t>focus on the location of rods- being mostly dendritic early on and shifting to axonal in more mature neurons.</w:t>
        </w:r>
        <w:r w:rsidR="00E05CFB">
          <w:rPr>
            <w:rFonts w:asciiTheme="majorEastAsia" w:hAnsiTheme="majorEastAsia" w:cstheme="majorEastAsia"/>
          </w:rPr>
          <w:t xml:space="preserve"> </w:t>
        </w:r>
      </w:ins>
    </w:p>
    <w:p w14:paraId="5B2996F9" w14:textId="2A5C517C" w:rsidR="005D0AA1" w:rsidRDefault="005D0AA1" w:rsidP="008153AE">
      <w:pPr>
        <w:spacing w:line="480" w:lineRule="auto"/>
        <w:rPr>
          <w:ins w:id="582" w:author="Bamburg,James" w:date="2018-04-02T15:39:00Z"/>
          <w:rFonts w:asciiTheme="majorEastAsia" w:hAnsiTheme="majorEastAsia" w:cstheme="majorEastAsia"/>
        </w:rPr>
      </w:pPr>
      <w:ins w:id="583" w:author="Bamburg,James" w:date="2018-04-02T15:55:00Z">
        <w:r>
          <w:rPr>
            <w:rFonts w:asciiTheme="majorEastAsia" w:hAnsiTheme="majorEastAsia" w:cstheme="majorEastAsia"/>
          </w:rPr>
          <w:t xml:space="preserve">You can work in the </w:t>
        </w:r>
        <w:proofErr w:type="spellStart"/>
        <w:r>
          <w:rPr>
            <w:rFonts w:asciiTheme="majorEastAsia" w:hAnsiTheme="majorEastAsia" w:cstheme="majorEastAsia"/>
          </w:rPr>
          <w:t>FdU</w:t>
        </w:r>
        <w:proofErr w:type="spellEnd"/>
        <w:r>
          <w:rPr>
            <w:rFonts w:asciiTheme="majorEastAsia" w:hAnsiTheme="majorEastAsia" w:cstheme="majorEastAsia"/>
          </w:rPr>
          <w:t xml:space="preserve"> experiments where you think they best fit. </w:t>
        </w:r>
      </w:ins>
    </w:p>
    <w:p w14:paraId="08A82F39" w14:textId="77777777" w:rsidR="00077F72" w:rsidRDefault="00077F72" w:rsidP="008153AE">
      <w:pPr>
        <w:spacing w:line="480" w:lineRule="auto"/>
        <w:rPr>
          <w:ins w:id="584" w:author="Bamburg,James" w:date="2018-04-02T15:39:00Z"/>
          <w:rFonts w:asciiTheme="majorEastAsia" w:hAnsiTheme="majorEastAsia" w:cstheme="majorEastAsia"/>
        </w:rPr>
      </w:pPr>
    </w:p>
    <w:p w14:paraId="6E59BB13" w14:textId="4B960635" w:rsidR="005C6769" w:rsidRPr="00574EA4" w:rsidRDefault="000B1A87" w:rsidP="008153AE">
      <w:pPr>
        <w:spacing w:line="480" w:lineRule="auto"/>
        <w:rPr>
          <w:rFonts w:asciiTheme="majorEastAsia" w:hAnsiTheme="majorEastAsia" w:cstheme="majorEastAsia"/>
        </w:rPr>
      </w:pPr>
      <w:r>
        <w:rPr>
          <w:rFonts w:asciiTheme="majorEastAsia" w:hAnsiTheme="majorEastAsia" w:cstheme="majorEastAsia"/>
        </w:rPr>
        <w:t>We sought to characterize the effect of (L)-glutamate and (S)-AMPA on the neurons in terms of their ability to form cofilin-actin rods on the neurites. Immuno</w:t>
      </w:r>
      <w:r w:rsidR="00562D61">
        <w:rPr>
          <w:rFonts w:asciiTheme="majorEastAsia" w:hAnsiTheme="majorEastAsia" w:cstheme="majorEastAsia"/>
        </w:rPr>
        <w:t xml:space="preserve">staining </w:t>
      </w:r>
      <w:r>
        <w:rPr>
          <w:rFonts w:asciiTheme="majorEastAsia" w:hAnsiTheme="majorEastAsia" w:cstheme="majorEastAsia"/>
        </w:rPr>
        <w:t xml:space="preserve">on primary rat E18 hippocampus cells plated on poly-D-lysine coated coverslip and spinning disk confocal microcopy shows rods formed dramatically increased after treated with </w:t>
      </w:r>
      <w:r w:rsidRPr="008153AE">
        <w:rPr>
          <w:rFonts w:asciiTheme="majorEastAsia" w:hAnsiTheme="majorEastAsia" w:cstheme="majorEastAsia"/>
        </w:rPr>
        <w:t xml:space="preserve">1h </w:t>
      </w:r>
      <w:r w:rsidR="00B84809" w:rsidRPr="00836FAE">
        <w:rPr>
          <w:rFonts w:asciiTheme="majorEastAsia" w:hAnsiTheme="majorEastAsia" w:cstheme="majorEastAsia"/>
          <w:highlight w:val="yellow"/>
          <w:rPrChange w:id="585" w:author="Bamburg,James" w:date="2018-04-02T15:22:00Z">
            <w:rPr>
              <w:rFonts w:asciiTheme="majorEastAsia" w:hAnsiTheme="majorEastAsia" w:cstheme="majorEastAsia"/>
            </w:rPr>
          </w:rPrChange>
        </w:rPr>
        <w:t>1</w:t>
      </w:r>
      <w:r w:rsidR="00A05229" w:rsidRPr="00836FAE">
        <w:rPr>
          <w:rFonts w:asciiTheme="majorEastAsia" w:hAnsiTheme="majorEastAsia" w:cstheme="majorEastAsia"/>
          <w:highlight w:val="yellow"/>
          <w:rPrChange w:id="586" w:author="Bamburg,James" w:date="2018-04-02T15:22:00Z">
            <w:rPr>
              <w:rFonts w:asciiTheme="majorEastAsia" w:hAnsiTheme="majorEastAsia" w:cstheme="majorEastAsia"/>
            </w:rPr>
          </w:rPrChange>
        </w:rPr>
        <w:t>00</w:t>
      </w:r>
      <w:r w:rsidR="00B84809" w:rsidRPr="00836FAE">
        <w:rPr>
          <w:rFonts w:asciiTheme="majorEastAsia" w:hAnsiTheme="majorEastAsia" w:cstheme="majorEastAsia"/>
          <w:highlight w:val="yellow"/>
          <w:rPrChange w:id="587" w:author="Bamburg,James" w:date="2018-04-02T15:22:00Z">
            <w:rPr>
              <w:rFonts w:asciiTheme="majorEastAsia" w:hAnsiTheme="majorEastAsia" w:cstheme="majorEastAsia"/>
            </w:rPr>
          </w:rPrChange>
        </w:rPr>
        <w:t>µ</w:t>
      </w:r>
      <w:r w:rsidRPr="00836FAE">
        <w:rPr>
          <w:rFonts w:asciiTheme="majorEastAsia" w:hAnsiTheme="majorEastAsia" w:cstheme="majorEastAsia"/>
          <w:highlight w:val="yellow"/>
          <w:rPrChange w:id="588" w:author="Bamburg,James" w:date="2018-04-02T15:22:00Z">
            <w:rPr>
              <w:rFonts w:asciiTheme="majorEastAsia" w:hAnsiTheme="majorEastAsia" w:cstheme="majorEastAsia"/>
            </w:rPr>
          </w:rPrChange>
        </w:rPr>
        <w:t>L</w:t>
      </w:r>
      <w:r w:rsidRPr="008153AE">
        <w:rPr>
          <w:rFonts w:asciiTheme="majorEastAsia" w:hAnsiTheme="majorEastAsia" w:cstheme="majorEastAsia"/>
        </w:rPr>
        <w:t xml:space="preserve"> (L)-glutamate and 30 min </w:t>
      </w:r>
      <w:r w:rsidR="00A05229" w:rsidRPr="00836FAE">
        <w:rPr>
          <w:rFonts w:asciiTheme="majorEastAsia" w:hAnsiTheme="majorEastAsia" w:cstheme="majorEastAsia"/>
          <w:highlight w:val="yellow"/>
          <w:rPrChange w:id="589" w:author="Bamburg,James" w:date="2018-04-02T15:22:00Z">
            <w:rPr>
              <w:rFonts w:asciiTheme="majorEastAsia" w:hAnsiTheme="majorEastAsia" w:cstheme="majorEastAsia"/>
            </w:rPr>
          </w:rPrChange>
        </w:rPr>
        <w:t>25</w:t>
      </w:r>
      <w:r w:rsidR="00B84809" w:rsidRPr="00836FAE">
        <w:rPr>
          <w:rFonts w:asciiTheme="majorEastAsia" w:hAnsiTheme="majorEastAsia" w:cstheme="majorEastAsia"/>
          <w:highlight w:val="yellow"/>
          <w:rPrChange w:id="590" w:author="Bamburg,James" w:date="2018-04-02T15:22:00Z">
            <w:rPr>
              <w:rFonts w:asciiTheme="majorEastAsia" w:hAnsiTheme="majorEastAsia" w:cstheme="majorEastAsia"/>
            </w:rPr>
          </w:rPrChange>
        </w:rPr>
        <w:t>µ</w:t>
      </w:r>
      <w:r w:rsidRPr="00836FAE">
        <w:rPr>
          <w:rFonts w:asciiTheme="majorEastAsia" w:hAnsiTheme="majorEastAsia" w:cstheme="majorEastAsia"/>
          <w:highlight w:val="yellow"/>
          <w:rPrChange w:id="591" w:author="Bamburg,James" w:date="2018-04-02T15:22:00Z">
            <w:rPr>
              <w:rFonts w:asciiTheme="majorEastAsia" w:hAnsiTheme="majorEastAsia" w:cstheme="majorEastAsia"/>
            </w:rPr>
          </w:rPrChange>
        </w:rPr>
        <w:t>L</w:t>
      </w:r>
      <w:r w:rsidRPr="008153AE">
        <w:rPr>
          <w:rFonts w:asciiTheme="majorEastAsia" w:hAnsiTheme="majorEastAsia" w:cstheme="majorEastAsia"/>
        </w:rPr>
        <w:t xml:space="preserve"> (S)- AMPA</w:t>
      </w:r>
      <w:r w:rsidR="006538F8">
        <w:rPr>
          <w:rFonts w:asciiTheme="majorEastAsia" w:hAnsiTheme="majorEastAsia" w:cstheme="majorEastAsia"/>
        </w:rPr>
        <w:t xml:space="preserve"> on </w:t>
      </w:r>
      <w:r w:rsidR="004D0FAD">
        <w:rPr>
          <w:rFonts w:asciiTheme="majorEastAsia" w:hAnsiTheme="majorEastAsia" w:cstheme="majorEastAsia"/>
        </w:rPr>
        <w:t xml:space="preserve">DIV7, </w:t>
      </w:r>
      <w:r w:rsidR="00A05229">
        <w:rPr>
          <w:rFonts w:asciiTheme="majorEastAsia" w:hAnsiTheme="majorEastAsia" w:cstheme="majorEastAsia"/>
        </w:rPr>
        <w:t xml:space="preserve">and 1h </w:t>
      </w:r>
      <w:r w:rsidR="00A05229" w:rsidRPr="00836FAE">
        <w:rPr>
          <w:rFonts w:asciiTheme="majorEastAsia" w:hAnsiTheme="majorEastAsia" w:cstheme="majorEastAsia"/>
          <w:highlight w:val="yellow"/>
          <w:rPrChange w:id="592" w:author="Bamburg,James" w:date="2018-04-02T15:22:00Z">
            <w:rPr>
              <w:rFonts w:asciiTheme="majorEastAsia" w:hAnsiTheme="majorEastAsia" w:cstheme="majorEastAsia"/>
            </w:rPr>
          </w:rPrChange>
        </w:rPr>
        <w:t>150µL</w:t>
      </w:r>
      <w:r w:rsidR="00A05229" w:rsidRPr="008153AE">
        <w:rPr>
          <w:rFonts w:asciiTheme="majorEastAsia" w:hAnsiTheme="majorEastAsia" w:cstheme="majorEastAsia"/>
        </w:rPr>
        <w:t xml:space="preserve"> (L)-glutamate and </w:t>
      </w:r>
      <w:r w:rsidR="00F81D33" w:rsidRPr="008153AE">
        <w:rPr>
          <w:rFonts w:asciiTheme="majorEastAsia" w:hAnsiTheme="majorEastAsia" w:cstheme="majorEastAsia"/>
        </w:rPr>
        <w:t xml:space="preserve">1h </w:t>
      </w:r>
      <w:commentRangeStart w:id="593"/>
      <w:r w:rsidR="00F81D33" w:rsidRPr="00836FAE">
        <w:rPr>
          <w:rFonts w:asciiTheme="majorEastAsia" w:hAnsiTheme="majorEastAsia" w:cstheme="majorEastAsia"/>
          <w:highlight w:val="yellow"/>
          <w:rPrChange w:id="594" w:author="Bamburg,James" w:date="2018-04-02T15:22:00Z">
            <w:rPr>
              <w:rFonts w:asciiTheme="majorEastAsia" w:hAnsiTheme="majorEastAsia" w:cstheme="majorEastAsia"/>
            </w:rPr>
          </w:rPrChange>
        </w:rPr>
        <w:t>50µL</w:t>
      </w:r>
      <w:commentRangeEnd w:id="593"/>
      <w:r w:rsidR="00836FAE">
        <w:rPr>
          <w:rStyle w:val="CommentReference"/>
          <w:rFonts w:asciiTheme="minorHAnsi" w:hAnsiTheme="minorHAnsi" w:cstheme="minorBidi"/>
          <w:lang w:eastAsia="en-US"/>
        </w:rPr>
        <w:commentReference w:id="593"/>
      </w:r>
      <w:r w:rsidR="00F81D33" w:rsidRPr="008153AE">
        <w:rPr>
          <w:rFonts w:asciiTheme="majorEastAsia" w:hAnsiTheme="majorEastAsia" w:cstheme="majorEastAsia"/>
        </w:rPr>
        <w:t xml:space="preserve"> (S)- AMPA</w:t>
      </w:r>
      <w:r w:rsidR="00F81D33">
        <w:rPr>
          <w:rFonts w:asciiTheme="majorEastAsia" w:hAnsiTheme="majorEastAsia" w:cstheme="majorEastAsia"/>
        </w:rPr>
        <w:t xml:space="preserve"> on DIV14 and 21. Treatments concentration and time are decided to follow </w:t>
      </w:r>
      <w:r w:rsidR="00F81D33">
        <w:rPr>
          <w:rFonts w:asciiTheme="majorEastAsia" w:hAnsiTheme="majorEastAsia" w:cstheme="majorEastAsia"/>
        </w:rPr>
        <w:lastRenderedPageBreak/>
        <w:t>previous studies from the lab</w:t>
      </w:r>
      <w:r w:rsidR="00F03E01">
        <w:rPr>
          <w:rFonts w:asciiTheme="majorEastAsia" w:hAnsiTheme="majorEastAsia" w:cstheme="majorEastAsia"/>
        </w:rPr>
        <w:t xml:space="preserve"> to make sure enough rods are induced to </w:t>
      </w:r>
      <w:r w:rsidR="00FE76A8">
        <w:rPr>
          <w:rFonts w:asciiTheme="majorEastAsia" w:hAnsiTheme="majorEastAsia" w:cstheme="majorEastAsia"/>
        </w:rPr>
        <w:t xml:space="preserve">provide significant data for the later antagonist treatment </w:t>
      </w:r>
      <w:r w:rsidR="00F81D33">
        <w:rPr>
          <w:rFonts w:asciiTheme="majorEastAsia" w:hAnsiTheme="majorEastAsia" w:cstheme="majorEastAsia"/>
          <w:vertAlign w:val="superscript"/>
        </w:rPr>
        <w:t>37,</w:t>
      </w:r>
      <w:r w:rsidR="00F03E01">
        <w:rPr>
          <w:rFonts w:asciiTheme="majorEastAsia" w:hAnsiTheme="majorEastAsia" w:cstheme="majorEastAsia"/>
          <w:vertAlign w:val="superscript"/>
        </w:rPr>
        <w:t>71</w:t>
      </w:r>
      <w:r w:rsidR="00F81D33">
        <w:rPr>
          <w:rFonts w:asciiTheme="majorEastAsia" w:hAnsiTheme="majorEastAsia" w:cstheme="majorEastAsia"/>
        </w:rPr>
        <w:t xml:space="preserve">. </w:t>
      </w:r>
      <w:r w:rsidR="00562D61">
        <w:rPr>
          <w:rFonts w:asciiTheme="majorEastAsia" w:hAnsiTheme="majorEastAsia" w:cstheme="majorEastAsia"/>
        </w:rPr>
        <w:t xml:space="preserve">Immunostaining and the following quantification show that glutamate and AMPA pretreatment can induce rods formation in cell and the number of the rods per cell that are recognize by cofilin stain and </w:t>
      </w:r>
      <w:r w:rsidR="009A377D">
        <w:rPr>
          <w:rFonts w:asciiTheme="majorEastAsia" w:hAnsiTheme="majorEastAsia" w:cstheme="majorEastAsia"/>
        </w:rPr>
        <w:t>morphology</w:t>
      </w:r>
      <w:r w:rsidR="00562D61">
        <w:rPr>
          <w:rFonts w:asciiTheme="majorEastAsia" w:hAnsiTheme="majorEastAsia" w:cstheme="majorEastAsia"/>
        </w:rPr>
        <w:t xml:space="preserve"> on different stages</w:t>
      </w:r>
      <w:r w:rsidR="00304E60">
        <w:rPr>
          <w:rFonts w:asciiTheme="majorEastAsia" w:hAnsiTheme="majorEastAsia" w:cstheme="majorEastAsia"/>
        </w:rPr>
        <w:t xml:space="preserve"> (Figure 1</w:t>
      </w:r>
      <w:r w:rsidR="005078ED">
        <w:rPr>
          <w:rFonts w:asciiTheme="majorEastAsia" w:hAnsiTheme="majorEastAsia" w:cstheme="majorEastAsia"/>
        </w:rPr>
        <w:t>B,2B,3B</w:t>
      </w:r>
      <w:r w:rsidR="00304E60">
        <w:rPr>
          <w:rFonts w:asciiTheme="majorEastAsia" w:hAnsiTheme="majorEastAsia" w:cstheme="majorEastAsia"/>
        </w:rPr>
        <w:t>)</w:t>
      </w:r>
      <w:r w:rsidR="00562D61">
        <w:rPr>
          <w:rFonts w:asciiTheme="majorEastAsia" w:hAnsiTheme="majorEastAsia" w:cstheme="majorEastAsia"/>
        </w:rPr>
        <w:t xml:space="preserve">. </w:t>
      </w:r>
      <w:r w:rsidR="00562D61" w:rsidRPr="005D0AA1">
        <w:rPr>
          <w:rFonts w:asciiTheme="majorEastAsia" w:hAnsiTheme="majorEastAsia" w:cstheme="majorEastAsia"/>
          <w:highlight w:val="yellow"/>
          <w:rPrChange w:id="595" w:author="Bamburg,James" w:date="2018-04-02T16:00:00Z">
            <w:rPr>
              <w:rFonts w:asciiTheme="majorEastAsia" w:hAnsiTheme="majorEastAsia" w:cstheme="majorEastAsia"/>
            </w:rPr>
          </w:rPrChange>
        </w:rPr>
        <w:t>In addition, different from previous observation, there is an</w:t>
      </w:r>
      <w:r w:rsidR="007F09E6" w:rsidRPr="005D0AA1">
        <w:rPr>
          <w:rFonts w:asciiTheme="majorEastAsia" w:hAnsiTheme="majorEastAsia" w:cstheme="majorEastAsia"/>
          <w:highlight w:val="yellow"/>
          <w:rPrChange w:id="596" w:author="Bamburg,James" w:date="2018-04-02T16:00:00Z">
            <w:rPr>
              <w:rFonts w:asciiTheme="majorEastAsia" w:hAnsiTheme="majorEastAsia" w:cstheme="majorEastAsia"/>
            </w:rPr>
          </w:rPrChange>
        </w:rPr>
        <w:t xml:space="preserve"> 50%</w:t>
      </w:r>
      <w:r w:rsidR="00562D61" w:rsidRPr="005D0AA1">
        <w:rPr>
          <w:rFonts w:asciiTheme="majorEastAsia" w:hAnsiTheme="majorEastAsia" w:cstheme="majorEastAsia"/>
          <w:highlight w:val="yellow"/>
          <w:rPrChange w:id="597" w:author="Bamburg,James" w:date="2018-04-02T16:00:00Z">
            <w:rPr>
              <w:rFonts w:asciiTheme="majorEastAsia" w:hAnsiTheme="majorEastAsia" w:cstheme="majorEastAsia"/>
            </w:rPr>
          </w:rPrChange>
        </w:rPr>
        <w:t xml:space="preserve"> increase rods formation </w:t>
      </w:r>
      <w:r w:rsidR="007F09E6" w:rsidRPr="005D0AA1">
        <w:rPr>
          <w:rFonts w:asciiTheme="majorEastAsia" w:hAnsiTheme="majorEastAsia" w:cstheme="majorEastAsia"/>
          <w:highlight w:val="yellow"/>
          <w:rPrChange w:id="598" w:author="Bamburg,James" w:date="2018-04-02T16:00:00Z">
            <w:rPr>
              <w:rFonts w:asciiTheme="majorEastAsia" w:hAnsiTheme="majorEastAsia" w:cstheme="majorEastAsia"/>
            </w:rPr>
          </w:rPrChange>
        </w:rPr>
        <w:t>from DIV7 to DIV14 and 50% decline from DIV14 to DIV21 which is different from previous observa</w:t>
      </w:r>
      <w:r w:rsidR="00574EA4" w:rsidRPr="005D0AA1">
        <w:rPr>
          <w:rFonts w:asciiTheme="majorEastAsia" w:hAnsiTheme="majorEastAsia" w:cstheme="majorEastAsia"/>
          <w:highlight w:val="yellow"/>
          <w:rPrChange w:id="599" w:author="Bamburg,James" w:date="2018-04-02T16:00:00Z">
            <w:rPr>
              <w:rFonts w:asciiTheme="majorEastAsia" w:hAnsiTheme="majorEastAsia" w:cstheme="majorEastAsia"/>
            </w:rPr>
          </w:rPrChange>
        </w:rPr>
        <w:t>tion</w:t>
      </w:r>
      <w:ins w:id="600" w:author="Bamburg,James" w:date="2018-04-02T16:00:00Z">
        <w:r w:rsidR="005D0AA1">
          <w:rPr>
            <w:rFonts w:asciiTheme="majorEastAsia" w:hAnsiTheme="majorEastAsia" w:cstheme="majorEastAsia"/>
          </w:rPr>
          <w:t xml:space="preserve"> I am not clear on whose previous observation you are comparing this to. You are the only one to look at 14 and 21 DIV rods. </w:t>
        </w:r>
      </w:ins>
      <w:r w:rsidR="00304E60">
        <w:rPr>
          <w:rFonts w:asciiTheme="majorEastAsia" w:hAnsiTheme="majorEastAsia" w:cstheme="majorEastAsia"/>
        </w:rPr>
        <w:t xml:space="preserve"> (Figure 1</w:t>
      </w:r>
      <w:r w:rsidR="005078ED">
        <w:rPr>
          <w:rFonts w:asciiTheme="majorEastAsia" w:hAnsiTheme="majorEastAsia" w:cstheme="majorEastAsia"/>
        </w:rPr>
        <w:t>B,2B,3B</w:t>
      </w:r>
      <w:r w:rsidR="00304E60">
        <w:rPr>
          <w:rFonts w:asciiTheme="majorEastAsia" w:hAnsiTheme="majorEastAsia" w:cstheme="majorEastAsia"/>
        </w:rPr>
        <w:t>)</w:t>
      </w:r>
      <w:r w:rsidR="00574EA4">
        <w:rPr>
          <w:rFonts w:asciiTheme="majorEastAsia" w:hAnsiTheme="majorEastAsia" w:cstheme="majorEastAsia"/>
        </w:rPr>
        <w:t xml:space="preserve">, the possible cause could be the </w:t>
      </w:r>
      <w:r w:rsidR="00574EA4" w:rsidRPr="00574EA4">
        <w:rPr>
          <w:rFonts w:asciiTheme="majorEastAsia" w:hAnsiTheme="majorEastAsia" w:cstheme="majorEastAsia"/>
        </w:rPr>
        <w:t>5-Fluoro-2’-deoxyuridine</w:t>
      </w:r>
      <w:r w:rsidR="00574EA4">
        <w:rPr>
          <w:rFonts w:asciiTheme="majorEastAsia" w:hAnsiTheme="majorEastAsia" w:cstheme="majorEastAsia"/>
          <w:b/>
        </w:rPr>
        <w:t xml:space="preserve"> </w:t>
      </w:r>
      <w:r w:rsidR="00574EA4">
        <w:rPr>
          <w:rFonts w:asciiTheme="majorEastAsia" w:hAnsiTheme="majorEastAsia" w:cstheme="majorEastAsia"/>
        </w:rPr>
        <w:t xml:space="preserve">treatment in our experiment increase the exposure area of the neurites that are not </w:t>
      </w:r>
      <w:r w:rsidR="009A377D">
        <w:rPr>
          <w:rFonts w:asciiTheme="majorEastAsia" w:hAnsiTheme="majorEastAsia" w:cstheme="majorEastAsia"/>
        </w:rPr>
        <w:t>been quantified in the previous experiment</w:t>
      </w:r>
      <w:r w:rsidR="00503744">
        <w:rPr>
          <w:rFonts w:asciiTheme="majorEastAsia" w:hAnsiTheme="majorEastAsia" w:cstheme="majorEastAsia"/>
        </w:rPr>
        <w:t xml:space="preserve"> and also the inhibition of glia cells around the gap junction</w:t>
      </w:r>
      <w:r w:rsidR="00513D07">
        <w:rPr>
          <w:rFonts w:asciiTheme="majorEastAsia" w:hAnsiTheme="majorEastAsia" w:cstheme="majorEastAsia"/>
        </w:rPr>
        <w:t xml:space="preserve"> could increase chance of glutamate been exposed to the post-synapse region</w:t>
      </w:r>
      <w:r w:rsidR="009A377D">
        <w:rPr>
          <w:rFonts w:asciiTheme="majorEastAsia" w:hAnsiTheme="majorEastAsia" w:cstheme="majorEastAsia"/>
          <w:vertAlign w:val="superscript"/>
        </w:rPr>
        <w:t>71</w:t>
      </w:r>
      <w:r w:rsidR="009A377D">
        <w:rPr>
          <w:rFonts w:asciiTheme="majorEastAsia" w:hAnsiTheme="majorEastAsia" w:cstheme="majorEastAsia"/>
        </w:rPr>
        <w:t xml:space="preserve">. </w:t>
      </w:r>
    </w:p>
    <w:p w14:paraId="52BD23E1" w14:textId="77777777" w:rsidR="00CD43DB" w:rsidRDefault="00CD43DB" w:rsidP="00CA61A0">
      <w:pPr>
        <w:rPr>
          <w:rFonts w:asciiTheme="majorEastAsia" w:hAnsiTheme="majorEastAsia" w:cstheme="majorEastAsia"/>
          <w:b/>
        </w:rPr>
      </w:pPr>
    </w:p>
    <w:p w14:paraId="0E59F561" w14:textId="7478A937" w:rsidR="000A350E" w:rsidRDefault="00CD43DB" w:rsidP="00CA61A0">
      <w:pPr>
        <w:rPr>
          <w:rFonts w:asciiTheme="majorEastAsia" w:hAnsiTheme="majorEastAsia" w:cstheme="majorEastAsia"/>
          <w:b/>
          <w:i/>
          <w:color w:val="00B050"/>
        </w:rPr>
      </w:pPr>
      <w:r>
        <w:rPr>
          <w:rFonts w:asciiTheme="majorEastAsia" w:hAnsiTheme="majorEastAsia" w:cstheme="majorEastAsia"/>
          <w:b/>
        </w:rPr>
        <w:t>Anta</w:t>
      </w:r>
      <w:r w:rsidR="008153AE">
        <w:rPr>
          <w:rFonts w:asciiTheme="majorEastAsia" w:hAnsiTheme="majorEastAsia" w:cstheme="majorEastAsia"/>
          <w:b/>
        </w:rPr>
        <w:t xml:space="preserve">gonist of AMPA receptors </w:t>
      </w:r>
      <w:r>
        <w:rPr>
          <w:rFonts w:asciiTheme="majorEastAsia" w:hAnsiTheme="majorEastAsia" w:cstheme="majorEastAsia"/>
          <w:b/>
        </w:rPr>
        <w:t>reduce the rods in young cultures (DIV7)</w:t>
      </w:r>
      <w:r w:rsidR="008153AE">
        <w:rPr>
          <w:rFonts w:asciiTheme="majorEastAsia" w:hAnsiTheme="majorEastAsia" w:cstheme="majorEastAsia"/>
          <w:b/>
        </w:rPr>
        <w:t>.</w:t>
      </w:r>
      <w:r>
        <w:rPr>
          <w:rFonts w:asciiTheme="majorEastAsia" w:hAnsiTheme="majorEastAsia" w:cstheme="majorEastAsia"/>
          <w:b/>
        </w:rPr>
        <w:t xml:space="preserve"> </w:t>
      </w:r>
    </w:p>
    <w:p w14:paraId="54009A0A" w14:textId="77777777" w:rsidR="008153AE" w:rsidRDefault="00D24DAC" w:rsidP="008153AE">
      <w:pPr>
        <w:spacing w:line="480" w:lineRule="auto"/>
        <w:rPr>
          <w:rFonts w:asciiTheme="majorEastAsia" w:hAnsiTheme="majorEastAsia" w:cstheme="majorEastAsia"/>
          <w:color w:val="4472C4" w:themeColor="accent1"/>
        </w:rPr>
      </w:pPr>
      <w:r>
        <w:rPr>
          <w:rFonts w:asciiTheme="majorEastAsia" w:hAnsiTheme="majorEastAsia" w:cstheme="majorEastAsia"/>
          <w:color w:val="4472C4" w:themeColor="accent1"/>
        </w:rPr>
        <w:tab/>
      </w:r>
    </w:p>
    <w:p w14:paraId="68B95813" w14:textId="3622639A" w:rsidR="009A377D" w:rsidRDefault="00C411A8" w:rsidP="008153AE">
      <w:pPr>
        <w:spacing w:line="480" w:lineRule="auto"/>
        <w:ind w:firstLine="720"/>
        <w:rPr>
          <w:rFonts w:asciiTheme="majorEastAsia" w:hAnsiTheme="majorEastAsia" w:cstheme="majorEastAsia"/>
          <w:color w:val="000000" w:themeColor="text1"/>
        </w:rPr>
      </w:pPr>
      <w:r>
        <w:rPr>
          <w:rFonts w:asciiTheme="majorEastAsia" w:hAnsiTheme="majorEastAsia" w:cstheme="majorEastAsia"/>
          <w:color w:val="000000" w:themeColor="text1"/>
        </w:rPr>
        <w:t>Next, we want to see the if the antagonist to AMPA receptors and NMDA receptors will inhibit the formation of ro</w:t>
      </w:r>
      <w:r w:rsidR="00D84347">
        <w:rPr>
          <w:rFonts w:asciiTheme="majorEastAsia" w:hAnsiTheme="majorEastAsia" w:cstheme="majorEastAsia"/>
          <w:color w:val="000000" w:themeColor="text1"/>
        </w:rPr>
        <w:t xml:space="preserve">d in neurites on young culture. </w:t>
      </w:r>
      <w:r w:rsidR="00B338D4">
        <w:rPr>
          <w:rFonts w:asciiTheme="majorEastAsia" w:hAnsiTheme="majorEastAsia" w:cstheme="majorEastAsia"/>
          <w:color w:val="000000" w:themeColor="text1"/>
        </w:rPr>
        <w:t>Consistent</w:t>
      </w:r>
      <w:r w:rsidR="00315B50">
        <w:rPr>
          <w:rFonts w:asciiTheme="majorEastAsia" w:hAnsiTheme="majorEastAsia" w:cstheme="majorEastAsia"/>
          <w:color w:val="000000" w:themeColor="text1"/>
        </w:rPr>
        <w:t xml:space="preserve"> with the prev</w:t>
      </w:r>
      <w:r w:rsidR="00BD0309">
        <w:rPr>
          <w:rFonts w:asciiTheme="majorEastAsia" w:hAnsiTheme="majorEastAsia" w:cstheme="majorEastAsia"/>
          <w:color w:val="000000" w:themeColor="text1"/>
        </w:rPr>
        <w:t xml:space="preserve">ious </w:t>
      </w:r>
      <w:r w:rsidR="00B338D4">
        <w:rPr>
          <w:rFonts w:asciiTheme="majorEastAsia" w:hAnsiTheme="majorEastAsia" w:cstheme="majorEastAsia"/>
          <w:color w:val="000000" w:themeColor="text1"/>
        </w:rPr>
        <w:t>experiment</w:t>
      </w:r>
      <w:r w:rsidR="00B338D4">
        <w:rPr>
          <w:rFonts w:asciiTheme="majorEastAsia" w:hAnsiTheme="majorEastAsia" w:cstheme="majorEastAsia"/>
          <w:color w:val="000000" w:themeColor="text1"/>
          <w:vertAlign w:val="superscript"/>
        </w:rPr>
        <w:t>37</w:t>
      </w:r>
      <w:r w:rsidR="00B338D4">
        <w:rPr>
          <w:rFonts w:asciiTheme="majorEastAsia" w:hAnsiTheme="majorEastAsia" w:cstheme="majorEastAsia"/>
          <w:color w:val="000000" w:themeColor="text1"/>
        </w:rPr>
        <w:t>, the AMPA receptor antagonist DNQX</w:t>
      </w:r>
      <w:r w:rsidR="00304E60">
        <w:rPr>
          <w:rFonts w:asciiTheme="majorEastAsia" w:hAnsiTheme="majorEastAsia" w:cstheme="majorEastAsia"/>
          <w:color w:val="000000" w:themeColor="text1"/>
        </w:rPr>
        <w:t xml:space="preserve"> </w:t>
      </w:r>
      <w:r w:rsidR="00B338D4">
        <w:rPr>
          <w:rFonts w:asciiTheme="majorEastAsia" w:hAnsiTheme="majorEastAsia" w:cstheme="majorEastAsia"/>
          <w:color w:val="000000" w:themeColor="text1"/>
        </w:rPr>
        <w:t>(</w:t>
      </w:r>
      <w:r w:rsidR="00304E60" w:rsidRPr="00304E60">
        <w:rPr>
          <w:rFonts w:asciiTheme="majorEastAsia" w:hAnsiTheme="majorEastAsia" w:cstheme="majorEastAsia"/>
          <w:color w:val="000000" w:themeColor="text1"/>
        </w:rPr>
        <w:t>6,7-dinitroquinoxaline-2,3-dione</w:t>
      </w:r>
      <w:r w:rsidR="00304E60">
        <w:rPr>
          <w:rFonts w:asciiTheme="majorEastAsia" w:hAnsiTheme="majorEastAsia" w:cstheme="majorEastAsia"/>
          <w:color w:val="000000" w:themeColor="text1"/>
        </w:rPr>
        <w:t xml:space="preserve">) </w:t>
      </w:r>
      <w:r w:rsidR="00B338D4">
        <w:rPr>
          <w:rFonts w:asciiTheme="majorEastAsia" w:hAnsiTheme="majorEastAsia" w:cstheme="majorEastAsia"/>
          <w:color w:val="000000" w:themeColor="text1"/>
        </w:rPr>
        <w:t>drag the rods index and percent</w:t>
      </w:r>
      <w:r w:rsidR="00304E60">
        <w:rPr>
          <w:rFonts w:asciiTheme="majorEastAsia" w:hAnsiTheme="majorEastAsia" w:cstheme="majorEastAsia"/>
          <w:color w:val="000000" w:themeColor="text1"/>
        </w:rPr>
        <w:t xml:space="preserve"> down</w:t>
      </w:r>
      <w:r w:rsidR="00B338D4">
        <w:rPr>
          <w:rFonts w:asciiTheme="majorEastAsia" w:hAnsiTheme="majorEastAsia" w:cstheme="majorEastAsia"/>
          <w:color w:val="000000" w:themeColor="text1"/>
        </w:rPr>
        <w:t xml:space="preserve"> to the control level</w:t>
      </w:r>
      <w:r w:rsidR="00304E60">
        <w:rPr>
          <w:rFonts w:asciiTheme="majorEastAsia" w:hAnsiTheme="majorEastAsia" w:cstheme="majorEastAsia"/>
          <w:color w:val="000000" w:themeColor="text1"/>
        </w:rPr>
        <w:t xml:space="preserve"> (Figure 1)</w:t>
      </w:r>
      <w:r w:rsidR="00B338D4">
        <w:rPr>
          <w:rFonts w:asciiTheme="majorEastAsia" w:hAnsiTheme="majorEastAsia" w:cstheme="majorEastAsia"/>
          <w:color w:val="000000" w:themeColor="text1"/>
        </w:rPr>
        <w:t>. Together, we c</w:t>
      </w:r>
      <w:r w:rsidR="00304E60">
        <w:rPr>
          <w:rFonts w:asciiTheme="majorEastAsia" w:hAnsiTheme="majorEastAsia" w:cstheme="majorEastAsia"/>
          <w:color w:val="000000" w:themeColor="text1"/>
        </w:rPr>
        <w:t>onclude that AMPA receptor is responsible for the excess level of glutamate induced rods formation in young culture (DIV7).</w:t>
      </w:r>
    </w:p>
    <w:p w14:paraId="4F07A89A" w14:textId="77777777" w:rsidR="0037331B" w:rsidRDefault="0037331B" w:rsidP="00304E60">
      <w:pPr>
        <w:rPr>
          <w:rFonts w:asciiTheme="majorEastAsia" w:hAnsiTheme="majorEastAsia" w:cstheme="majorEastAsia"/>
          <w:color w:val="000000" w:themeColor="text1"/>
        </w:rPr>
      </w:pPr>
    </w:p>
    <w:p w14:paraId="73DBECCA" w14:textId="2FEF4D15" w:rsidR="0037331B" w:rsidRDefault="0037331B" w:rsidP="00304E60">
      <w:pPr>
        <w:rPr>
          <w:rFonts w:asciiTheme="majorEastAsia" w:hAnsiTheme="majorEastAsia" w:cstheme="majorEastAsia"/>
          <w:color w:val="000000" w:themeColor="text1"/>
        </w:rPr>
      </w:pPr>
    </w:p>
    <w:p w14:paraId="57180136" w14:textId="77777777" w:rsidR="0037331B" w:rsidRDefault="0037331B" w:rsidP="00304E60">
      <w:pPr>
        <w:rPr>
          <w:rFonts w:asciiTheme="majorEastAsia" w:hAnsiTheme="majorEastAsia" w:cstheme="majorEastAsia"/>
          <w:color w:val="000000" w:themeColor="text1"/>
        </w:rPr>
      </w:pPr>
    </w:p>
    <w:p w14:paraId="4EF349F6" w14:textId="77777777" w:rsidR="0037331B" w:rsidRDefault="0037331B" w:rsidP="00304E60">
      <w:pPr>
        <w:rPr>
          <w:rFonts w:asciiTheme="majorEastAsia" w:hAnsiTheme="majorEastAsia" w:cstheme="majorEastAsia"/>
          <w:color w:val="000000" w:themeColor="text1"/>
        </w:rPr>
      </w:pPr>
    </w:p>
    <w:p w14:paraId="666937EF" w14:textId="3193B934" w:rsidR="0037331B" w:rsidRDefault="003B1DE5" w:rsidP="00304E60">
      <w:pPr>
        <w:rPr>
          <w:rFonts w:asciiTheme="majorEastAsia" w:hAnsiTheme="majorEastAsia" w:cstheme="majorEastAsia"/>
          <w:color w:val="000000" w:themeColor="text1"/>
        </w:rPr>
      </w:pPr>
      <w:r>
        <w:rPr>
          <w:rFonts w:asciiTheme="majorEastAsia" w:hAnsiTheme="majorEastAsia" w:cstheme="majorEastAsia"/>
          <w:noProof/>
          <w:color w:val="000000" w:themeColor="text1"/>
          <w:lang w:eastAsia="en-US"/>
        </w:rPr>
        <w:drawing>
          <wp:anchor distT="0" distB="0" distL="114300" distR="114300" simplePos="0" relativeHeight="251659264" behindDoc="0" locked="0" layoutInCell="1" allowOverlap="1" wp14:anchorId="7FF2325D" wp14:editId="22A86768">
            <wp:simplePos x="0" y="0"/>
            <wp:positionH relativeFrom="column">
              <wp:posOffset>-64770</wp:posOffset>
            </wp:positionH>
            <wp:positionV relativeFrom="paragraph">
              <wp:posOffset>246380</wp:posOffset>
            </wp:positionV>
            <wp:extent cx="5939155" cy="3195955"/>
            <wp:effectExtent l="0" t="0" r="4445" b="4445"/>
            <wp:wrapSquare wrapText="bothSides"/>
            <wp:docPr id="5" name="Picture 5" descr="../Screen%20Shot%202018-03-31%20at%208.1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31%20at%208.17.5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319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3AE">
        <w:rPr>
          <w:rFonts w:asciiTheme="majorEastAsia" w:hAnsiTheme="majorEastAsia" w:cstheme="majorEastAsia"/>
          <w:color w:val="000000" w:themeColor="text1"/>
        </w:rPr>
        <w:t>Figure 1A</w:t>
      </w:r>
      <w:r>
        <w:rPr>
          <w:rFonts w:asciiTheme="majorEastAsia" w:hAnsiTheme="majorEastAsia" w:cstheme="majorEastAsia"/>
          <w:color w:val="000000" w:themeColor="text1"/>
        </w:rPr>
        <w:t xml:space="preserve"> </w:t>
      </w:r>
    </w:p>
    <w:p w14:paraId="6D93B64B" w14:textId="508B1568" w:rsidR="0037331B" w:rsidRDefault="0037331B" w:rsidP="00304E60">
      <w:pPr>
        <w:rPr>
          <w:rFonts w:asciiTheme="majorEastAsia" w:hAnsiTheme="majorEastAsia" w:cstheme="majorEastAsia"/>
          <w:color w:val="000000" w:themeColor="text1"/>
        </w:rPr>
      </w:pPr>
    </w:p>
    <w:p w14:paraId="56C55FB8" w14:textId="4CD96FCB" w:rsidR="0037331B" w:rsidRDefault="00534731" w:rsidP="00304E60">
      <w:pPr>
        <w:rPr>
          <w:rFonts w:asciiTheme="majorEastAsia" w:hAnsiTheme="majorEastAsia" w:cstheme="majorEastAsia"/>
          <w:color w:val="000000" w:themeColor="text1"/>
        </w:rPr>
      </w:pPr>
      <w:r>
        <w:rPr>
          <w:rFonts w:asciiTheme="majorEastAsia" w:hAnsiTheme="majorEastAsia" w:cstheme="majorEastAsia"/>
          <w:color w:val="000000" w:themeColor="text1"/>
        </w:rPr>
        <w:t>Figure 1</w:t>
      </w:r>
      <w:r w:rsidR="008153AE">
        <w:rPr>
          <w:rFonts w:asciiTheme="majorEastAsia" w:hAnsiTheme="majorEastAsia" w:cstheme="majorEastAsia"/>
          <w:color w:val="000000" w:themeColor="text1"/>
        </w:rPr>
        <w:t>B</w:t>
      </w:r>
    </w:p>
    <w:p w14:paraId="04F297BB" w14:textId="634AEDB5" w:rsidR="00130CCD" w:rsidRDefault="008153AE" w:rsidP="00304E60">
      <w:pPr>
        <w:rPr>
          <w:rFonts w:asciiTheme="majorEastAsia" w:hAnsiTheme="majorEastAsia" w:cstheme="majorEastAsia"/>
          <w:color w:val="000000" w:themeColor="text1"/>
        </w:rPr>
      </w:pPr>
      <w:r w:rsidRPr="00130CCD">
        <w:rPr>
          <w:rFonts w:asciiTheme="majorEastAsia" w:hAnsiTheme="majorEastAsia" w:cstheme="majorEastAsia"/>
          <w:noProof/>
          <w:color w:val="000000" w:themeColor="text1"/>
          <w:lang w:eastAsia="en-US"/>
        </w:rPr>
        <w:lastRenderedPageBreak/>
        <w:drawing>
          <wp:anchor distT="0" distB="0" distL="114300" distR="114300" simplePos="0" relativeHeight="251660288" behindDoc="0" locked="0" layoutInCell="1" allowOverlap="1" wp14:anchorId="7DCB0E87" wp14:editId="21F15A1D">
            <wp:simplePos x="0" y="0"/>
            <wp:positionH relativeFrom="column">
              <wp:posOffset>0</wp:posOffset>
            </wp:positionH>
            <wp:positionV relativeFrom="paragraph">
              <wp:posOffset>175260</wp:posOffset>
            </wp:positionV>
            <wp:extent cx="6452235" cy="3190240"/>
            <wp:effectExtent l="0" t="0" r="0" b="101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52235" cy="3190240"/>
                    </a:xfrm>
                    <a:prstGeom prst="rect">
                      <a:avLst/>
                    </a:prstGeom>
                  </pic:spPr>
                </pic:pic>
              </a:graphicData>
            </a:graphic>
            <wp14:sizeRelH relativeFrom="page">
              <wp14:pctWidth>0</wp14:pctWidth>
            </wp14:sizeRelH>
            <wp14:sizeRelV relativeFrom="page">
              <wp14:pctHeight>0</wp14:pctHeight>
            </wp14:sizeRelV>
          </wp:anchor>
        </w:drawing>
      </w:r>
    </w:p>
    <w:p w14:paraId="69B389D8" w14:textId="77777777" w:rsidR="00130CCD" w:rsidRDefault="00130CCD" w:rsidP="00304E60">
      <w:pPr>
        <w:rPr>
          <w:rFonts w:asciiTheme="majorEastAsia" w:hAnsiTheme="majorEastAsia" w:cstheme="majorEastAsia"/>
          <w:color w:val="000000" w:themeColor="text1"/>
        </w:rPr>
      </w:pPr>
    </w:p>
    <w:p w14:paraId="27BC040E" w14:textId="1D7F19EE" w:rsidR="00130CCD" w:rsidRDefault="000F6C74" w:rsidP="00304E60">
      <w:pPr>
        <w:rPr>
          <w:rFonts w:asciiTheme="majorEastAsia" w:hAnsiTheme="majorEastAsia" w:cstheme="majorEastAsia"/>
          <w:color w:val="000000" w:themeColor="text1"/>
        </w:rPr>
      </w:pPr>
      <w:r>
        <w:rPr>
          <w:rFonts w:asciiTheme="majorEastAsia" w:hAnsiTheme="majorEastAsia" w:cstheme="majorEastAsia"/>
          <w:color w:val="000000" w:themeColor="text1"/>
        </w:rPr>
        <w:t>Figure 1</w:t>
      </w:r>
      <w:r w:rsidR="00DA7DC1">
        <w:rPr>
          <w:rFonts w:asciiTheme="majorEastAsia" w:hAnsiTheme="majorEastAsia" w:cstheme="majorEastAsia"/>
          <w:color w:val="000000" w:themeColor="text1"/>
        </w:rPr>
        <w:t xml:space="preserve">A. </w:t>
      </w:r>
      <w:r w:rsidR="008153AE">
        <w:rPr>
          <w:rFonts w:asciiTheme="majorEastAsia" w:hAnsiTheme="majorEastAsia" w:cstheme="majorEastAsia"/>
          <w:color w:val="000000" w:themeColor="text1"/>
        </w:rPr>
        <w:t xml:space="preserve"> </w:t>
      </w:r>
      <w:r w:rsidR="00DA7DC1">
        <w:rPr>
          <w:rFonts w:asciiTheme="majorEastAsia" w:hAnsiTheme="majorEastAsia" w:cstheme="majorEastAsia"/>
          <w:color w:val="000000" w:themeColor="text1"/>
        </w:rPr>
        <w:t>Inverted Fluorescence image</w:t>
      </w:r>
      <w:r w:rsidR="00534731">
        <w:rPr>
          <w:rFonts w:asciiTheme="majorEastAsia" w:hAnsiTheme="majorEastAsia" w:cstheme="majorEastAsia"/>
          <w:color w:val="000000" w:themeColor="text1"/>
        </w:rPr>
        <w:t xml:space="preserve"> </w:t>
      </w:r>
      <w:r w:rsidR="00DA7DC1">
        <w:rPr>
          <w:rFonts w:asciiTheme="majorEastAsia" w:hAnsiTheme="majorEastAsia" w:cstheme="majorEastAsia"/>
          <w:color w:val="000000" w:themeColor="text1"/>
        </w:rPr>
        <w:t xml:space="preserve">of E18 hippocampus neuronal cells culture DIV7. Cells were fixed </w:t>
      </w:r>
      <w:r w:rsidR="003B1DE5">
        <w:rPr>
          <w:rFonts w:asciiTheme="majorEastAsia" w:hAnsiTheme="majorEastAsia" w:cstheme="majorEastAsia"/>
          <w:color w:val="000000" w:themeColor="text1"/>
        </w:rPr>
        <w:t xml:space="preserve">and stained with MAP2, </w:t>
      </w:r>
      <w:proofErr w:type="spellStart"/>
      <w:r w:rsidR="003B1DE5">
        <w:rPr>
          <w:rFonts w:asciiTheme="majorEastAsia" w:hAnsiTheme="majorEastAsia" w:cstheme="majorEastAsia"/>
          <w:color w:val="000000" w:themeColor="text1"/>
        </w:rPr>
        <w:t>neuronfilament</w:t>
      </w:r>
      <w:proofErr w:type="spellEnd"/>
      <w:r w:rsidR="003B1DE5">
        <w:rPr>
          <w:rFonts w:asciiTheme="majorEastAsia" w:hAnsiTheme="majorEastAsia" w:cstheme="majorEastAsia"/>
          <w:color w:val="000000" w:themeColor="text1"/>
        </w:rPr>
        <w:t xml:space="preserve"> and ADF/cofilin. Image of neuron with cofilin alone are shown in the first lane, the merged images are shown in the second lane. The rods structures </w:t>
      </w:r>
      <w:r w:rsidR="004452BD">
        <w:rPr>
          <w:rFonts w:asciiTheme="majorEastAsia" w:hAnsiTheme="majorEastAsia" w:cstheme="majorEastAsia"/>
          <w:color w:val="000000" w:themeColor="text1"/>
        </w:rPr>
        <w:t xml:space="preserve">or the area with high cofilin expression </w:t>
      </w:r>
      <w:r w:rsidR="003B1DE5">
        <w:rPr>
          <w:rFonts w:asciiTheme="majorEastAsia" w:hAnsiTheme="majorEastAsia" w:cstheme="majorEastAsia"/>
          <w:color w:val="000000" w:themeColor="text1"/>
        </w:rPr>
        <w:t xml:space="preserve">are </w:t>
      </w:r>
      <w:r w:rsidR="00721C91">
        <w:rPr>
          <w:rFonts w:asciiTheme="majorEastAsia" w:hAnsiTheme="majorEastAsia" w:cstheme="majorEastAsia"/>
          <w:color w:val="000000" w:themeColor="text1"/>
        </w:rPr>
        <w:t>highlighted by blue box and are zoomed in shown in the third lane.  (L)-glutamate is treated 100</w:t>
      </w:r>
      <w:r w:rsidR="00721C91" w:rsidRPr="00721C91">
        <w:rPr>
          <w:rFonts w:asciiTheme="majorEastAsia" w:hAnsiTheme="majorEastAsia" w:cstheme="majorEastAsia" w:hint="eastAsia"/>
        </w:rPr>
        <w:t xml:space="preserve"> </w:t>
      </w:r>
      <w:r w:rsidR="00721C91">
        <w:rPr>
          <w:rFonts w:asciiTheme="majorEastAsia" w:hAnsiTheme="majorEastAsia" w:cstheme="majorEastAsia" w:hint="eastAsia"/>
        </w:rPr>
        <w:t>µ</w:t>
      </w:r>
      <w:r w:rsidR="00721C91" w:rsidRPr="008153AE">
        <w:rPr>
          <w:rFonts w:asciiTheme="majorEastAsia" w:hAnsiTheme="majorEastAsia" w:cstheme="majorEastAsia"/>
        </w:rPr>
        <w:t>L</w:t>
      </w:r>
      <w:r w:rsidR="00721C91">
        <w:rPr>
          <w:rFonts w:asciiTheme="majorEastAsia" w:hAnsiTheme="majorEastAsia" w:cstheme="majorEastAsia"/>
        </w:rPr>
        <w:t xml:space="preserve"> for 1h and (S)-AMPA is treated </w:t>
      </w:r>
      <w:r w:rsidR="00721C91" w:rsidRPr="008153AE">
        <w:rPr>
          <w:rFonts w:asciiTheme="majorEastAsia" w:hAnsiTheme="majorEastAsia" w:cstheme="majorEastAsia"/>
        </w:rPr>
        <w:t>25</w:t>
      </w:r>
      <w:r w:rsidR="00721C91">
        <w:rPr>
          <w:rFonts w:asciiTheme="majorEastAsia" w:hAnsiTheme="majorEastAsia" w:cstheme="majorEastAsia" w:hint="eastAsia"/>
        </w:rPr>
        <w:t>µ</w:t>
      </w:r>
      <w:r w:rsidR="00721C91" w:rsidRPr="008153AE">
        <w:rPr>
          <w:rFonts w:asciiTheme="majorEastAsia" w:hAnsiTheme="majorEastAsia" w:cstheme="majorEastAsia"/>
        </w:rPr>
        <w:t xml:space="preserve">L </w:t>
      </w:r>
      <w:r w:rsidR="00721C91">
        <w:rPr>
          <w:rFonts w:asciiTheme="majorEastAsia" w:hAnsiTheme="majorEastAsia" w:cstheme="majorEastAsia"/>
        </w:rPr>
        <w:t>for 30min</w:t>
      </w:r>
      <w:r w:rsidR="00707B61">
        <w:rPr>
          <w:rFonts w:asciiTheme="majorEastAsia" w:hAnsiTheme="majorEastAsia" w:cstheme="majorEastAsia"/>
        </w:rPr>
        <w:t xml:space="preserve"> and antagonists are treatment 15 min prior to the </w:t>
      </w:r>
      <w:proofErr w:type="gramStart"/>
      <w:r w:rsidR="00707B61">
        <w:rPr>
          <w:rFonts w:asciiTheme="majorEastAsia" w:hAnsiTheme="majorEastAsia" w:cstheme="majorEastAsia"/>
        </w:rPr>
        <w:t>agonists</w:t>
      </w:r>
      <w:proofErr w:type="gramEnd"/>
      <w:r w:rsidR="00707B61">
        <w:rPr>
          <w:rFonts w:asciiTheme="majorEastAsia" w:hAnsiTheme="majorEastAsia" w:cstheme="majorEastAsia"/>
        </w:rPr>
        <w:t xml:space="preserve"> treatment, DNQX 50</w:t>
      </w:r>
      <w:r w:rsidR="00707B61" w:rsidRPr="00707B61">
        <w:rPr>
          <w:rFonts w:asciiTheme="majorEastAsia" w:hAnsiTheme="majorEastAsia" w:cstheme="majorEastAsia" w:hint="eastAsia"/>
        </w:rPr>
        <w:t xml:space="preserve"> </w:t>
      </w:r>
      <w:r w:rsidR="00707B61">
        <w:rPr>
          <w:rFonts w:asciiTheme="majorEastAsia" w:hAnsiTheme="majorEastAsia" w:cstheme="majorEastAsia" w:hint="eastAsia"/>
        </w:rPr>
        <w:t>µ</w:t>
      </w:r>
      <w:r w:rsidR="00707B61" w:rsidRPr="008153AE">
        <w:rPr>
          <w:rFonts w:asciiTheme="majorEastAsia" w:hAnsiTheme="majorEastAsia" w:cstheme="majorEastAsia"/>
        </w:rPr>
        <w:t>L</w:t>
      </w:r>
      <w:r w:rsidR="00707B61">
        <w:rPr>
          <w:rFonts w:asciiTheme="majorEastAsia" w:hAnsiTheme="majorEastAsia" w:cstheme="majorEastAsia"/>
        </w:rPr>
        <w:t>, APV 100</w:t>
      </w:r>
      <w:r w:rsidR="00707B61" w:rsidRPr="00707B61">
        <w:rPr>
          <w:rFonts w:asciiTheme="majorEastAsia" w:hAnsiTheme="majorEastAsia" w:cstheme="majorEastAsia" w:hint="eastAsia"/>
        </w:rPr>
        <w:t xml:space="preserve"> </w:t>
      </w:r>
      <w:r w:rsidR="00707B61">
        <w:rPr>
          <w:rFonts w:asciiTheme="majorEastAsia" w:hAnsiTheme="majorEastAsia" w:cstheme="majorEastAsia" w:hint="eastAsia"/>
        </w:rPr>
        <w:t>µ</w:t>
      </w:r>
      <w:r w:rsidR="00707B61" w:rsidRPr="008153AE">
        <w:rPr>
          <w:rFonts w:asciiTheme="majorEastAsia" w:hAnsiTheme="majorEastAsia" w:cstheme="majorEastAsia"/>
        </w:rPr>
        <w:t>L</w:t>
      </w:r>
      <w:r w:rsidR="00707B61">
        <w:rPr>
          <w:rFonts w:asciiTheme="majorEastAsia" w:hAnsiTheme="majorEastAsia" w:cstheme="majorEastAsia"/>
        </w:rPr>
        <w:t>, MCPG 500</w:t>
      </w:r>
      <w:r w:rsidR="00707B61" w:rsidRPr="00707B61">
        <w:rPr>
          <w:rFonts w:asciiTheme="majorEastAsia" w:hAnsiTheme="majorEastAsia" w:cstheme="majorEastAsia" w:hint="eastAsia"/>
        </w:rPr>
        <w:t xml:space="preserve"> </w:t>
      </w:r>
      <w:r w:rsidR="00707B61">
        <w:rPr>
          <w:rFonts w:asciiTheme="majorEastAsia" w:hAnsiTheme="majorEastAsia" w:cstheme="majorEastAsia" w:hint="eastAsia"/>
        </w:rPr>
        <w:t>µ</w:t>
      </w:r>
      <w:r w:rsidR="00707B61" w:rsidRPr="008153AE">
        <w:rPr>
          <w:rFonts w:asciiTheme="majorEastAsia" w:hAnsiTheme="majorEastAsia" w:cstheme="majorEastAsia"/>
        </w:rPr>
        <w:t>L</w:t>
      </w:r>
      <w:r w:rsidR="00707B61">
        <w:rPr>
          <w:rFonts w:asciiTheme="majorEastAsia" w:hAnsiTheme="majorEastAsia" w:cstheme="majorEastAsia"/>
        </w:rPr>
        <w:t xml:space="preserve">. </w:t>
      </w:r>
    </w:p>
    <w:p w14:paraId="48EBC31E" w14:textId="7FC41B44" w:rsidR="00707B61" w:rsidRPr="000B3579" w:rsidRDefault="00707B61" w:rsidP="00707B61">
      <w:r>
        <w:t>Figure 1B.  The following quantification of rods index and rods percent. All of the quantifications were done in triplicate and were repeated twice (minimum of 600 neurons quantified). All the calculations and statistical tests (student “t” test, ANOVA) were done using JMP software (SAS Institute) and were graphed using Excel.</w:t>
      </w:r>
      <w:r w:rsidRPr="00707B61">
        <w:t xml:space="preserve"> *P ≤ 0.05 and **P ≤ 0.01</w:t>
      </w:r>
      <w:r>
        <w:t>.</w:t>
      </w:r>
    </w:p>
    <w:p w14:paraId="60DF77B7" w14:textId="06B10077" w:rsidR="0037331B" w:rsidRPr="00707B61" w:rsidRDefault="0037331B" w:rsidP="00304E60"/>
    <w:p w14:paraId="71386A1A" w14:textId="77777777" w:rsidR="00CD43DB" w:rsidRDefault="00CD43DB" w:rsidP="00CA61A0">
      <w:pPr>
        <w:rPr>
          <w:rFonts w:asciiTheme="majorEastAsia" w:hAnsiTheme="majorEastAsia" w:cstheme="majorEastAsia"/>
          <w:b/>
        </w:rPr>
      </w:pPr>
    </w:p>
    <w:p w14:paraId="29DA2763" w14:textId="36871E41" w:rsidR="00D36C97" w:rsidRDefault="00CD43DB" w:rsidP="00CA61A0">
      <w:pPr>
        <w:rPr>
          <w:rFonts w:asciiTheme="majorEastAsia" w:hAnsiTheme="majorEastAsia" w:cstheme="majorEastAsia"/>
          <w:b/>
          <w:i/>
          <w:color w:val="00B050"/>
        </w:rPr>
      </w:pPr>
      <w:r>
        <w:rPr>
          <w:rFonts w:asciiTheme="majorEastAsia" w:hAnsiTheme="majorEastAsia" w:cstheme="majorEastAsia"/>
          <w:b/>
        </w:rPr>
        <w:t>Antagonist of NMDAR will have a greater effect on rod formation in culture with mature synapses than young culture</w:t>
      </w:r>
      <w:r w:rsidR="008153AE">
        <w:rPr>
          <w:rFonts w:asciiTheme="majorEastAsia" w:hAnsiTheme="majorEastAsia" w:cstheme="majorEastAsia"/>
          <w:b/>
        </w:rPr>
        <w:t>.</w:t>
      </w:r>
    </w:p>
    <w:p w14:paraId="19AEB729" w14:textId="77777777" w:rsidR="00DB170C" w:rsidRDefault="00304E60" w:rsidP="00CA61A0">
      <w:pPr>
        <w:rPr>
          <w:rFonts w:asciiTheme="majorEastAsia" w:hAnsiTheme="majorEastAsia" w:cstheme="majorEastAsia"/>
          <w:b/>
          <w:color w:val="00B050"/>
        </w:rPr>
      </w:pPr>
      <w:r>
        <w:rPr>
          <w:rFonts w:asciiTheme="majorEastAsia" w:hAnsiTheme="majorEastAsia" w:cstheme="majorEastAsia"/>
          <w:b/>
          <w:color w:val="00B050"/>
        </w:rPr>
        <w:tab/>
      </w:r>
    </w:p>
    <w:p w14:paraId="3125B9E9" w14:textId="5EB55132" w:rsidR="00D36C97" w:rsidRPr="001D6830" w:rsidRDefault="00304E60" w:rsidP="008153AE">
      <w:pPr>
        <w:spacing w:line="480" w:lineRule="auto"/>
        <w:ind w:firstLine="720"/>
        <w:rPr>
          <w:rFonts w:asciiTheme="majorEastAsia" w:hAnsiTheme="majorEastAsia" w:cstheme="majorEastAsia"/>
          <w:color w:val="000000" w:themeColor="text1"/>
        </w:rPr>
      </w:pPr>
      <w:r>
        <w:rPr>
          <w:rFonts w:asciiTheme="majorEastAsia" w:hAnsiTheme="majorEastAsia" w:cstheme="majorEastAsia"/>
          <w:color w:val="000000" w:themeColor="text1"/>
        </w:rPr>
        <w:t>Our next question is that during the development of neuronal cell, if the switch of the subunit o</w:t>
      </w:r>
      <w:r w:rsidR="002245D2">
        <w:rPr>
          <w:rFonts w:asciiTheme="majorEastAsia" w:hAnsiTheme="majorEastAsia" w:cstheme="majorEastAsia"/>
          <w:color w:val="000000" w:themeColor="text1"/>
        </w:rPr>
        <w:t>n NMDA receptor could lead to the neuronal cells to</w:t>
      </w:r>
      <w:r>
        <w:rPr>
          <w:rFonts w:asciiTheme="majorEastAsia" w:hAnsiTheme="majorEastAsia" w:cstheme="majorEastAsia"/>
          <w:color w:val="000000" w:themeColor="text1"/>
        </w:rPr>
        <w:t xml:space="preserve"> be more sensitive to the excess level of </w:t>
      </w:r>
      <w:r w:rsidR="002245D2">
        <w:rPr>
          <w:rFonts w:asciiTheme="majorEastAsia" w:hAnsiTheme="majorEastAsia" w:cstheme="majorEastAsia"/>
          <w:color w:val="000000" w:themeColor="text1"/>
        </w:rPr>
        <w:t xml:space="preserve">glutamate. </w:t>
      </w:r>
      <w:r w:rsidR="004D3064">
        <w:rPr>
          <w:rFonts w:asciiTheme="majorEastAsia" w:hAnsiTheme="majorEastAsia" w:cstheme="majorEastAsia"/>
          <w:color w:val="000000" w:themeColor="text1"/>
        </w:rPr>
        <w:t xml:space="preserve">APV as the antagonist to the NMDA receptors are applied prior to </w:t>
      </w:r>
      <w:r w:rsidR="004D3064">
        <w:rPr>
          <w:rFonts w:asciiTheme="majorEastAsia" w:hAnsiTheme="majorEastAsia" w:cstheme="majorEastAsia"/>
          <w:color w:val="000000" w:themeColor="text1"/>
        </w:rPr>
        <w:lastRenderedPageBreak/>
        <w:t xml:space="preserve">the glutamate and AMPA treatment. </w:t>
      </w:r>
      <w:r w:rsidR="00496BF3">
        <w:rPr>
          <w:rFonts w:asciiTheme="majorEastAsia" w:hAnsiTheme="majorEastAsia" w:cstheme="majorEastAsia"/>
          <w:color w:val="000000" w:themeColor="text1"/>
        </w:rPr>
        <w:t xml:space="preserve">APV </w:t>
      </w:r>
      <w:r w:rsidR="001D6830">
        <w:rPr>
          <w:rFonts w:asciiTheme="majorEastAsia" w:hAnsiTheme="majorEastAsia" w:cstheme="majorEastAsia"/>
          <w:color w:val="000000" w:themeColor="text1"/>
        </w:rPr>
        <w:t>doesn</w:t>
      </w:r>
      <w:r w:rsidR="00496BF3">
        <w:rPr>
          <w:rFonts w:asciiTheme="majorEastAsia" w:hAnsiTheme="majorEastAsia" w:cstheme="majorEastAsia"/>
          <w:color w:val="000000" w:themeColor="text1"/>
        </w:rPr>
        <w:t xml:space="preserve">’t decrease the rods formation </w:t>
      </w:r>
      <w:r w:rsidR="001D6830">
        <w:rPr>
          <w:rFonts w:asciiTheme="majorEastAsia" w:hAnsiTheme="majorEastAsia" w:cstheme="majorEastAsia"/>
          <w:color w:val="000000" w:themeColor="text1"/>
        </w:rPr>
        <w:t xml:space="preserve">on DIV 7 culture but does decrease the rods index from 9.587 rods/neuron to 1.02 rods/neuron and rod percent from 87.6 percent to 52.3 percent on DIV14 and is more effective on DIV21 culture that decrease the rods index from 4.98 rods/neuron to 0.69 rods/neuron and rod percent from 92.56 to 35.212 rods/neuron. </w:t>
      </w:r>
      <w:r w:rsidR="00DB170C">
        <w:rPr>
          <w:rFonts w:asciiTheme="majorEastAsia" w:hAnsiTheme="majorEastAsia" w:cstheme="majorEastAsia"/>
          <w:color w:val="000000" w:themeColor="text1"/>
        </w:rPr>
        <w:t>Therefore, we conclude that during the neuron mature, NMDA receptors start to responsible for the excess level of glutamate and lead to the formation of rods in neurites.</w:t>
      </w:r>
    </w:p>
    <w:p w14:paraId="4F3D1553" w14:textId="77777777" w:rsidR="00DB170C" w:rsidRDefault="00DB170C" w:rsidP="00CA61A0">
      <w:pPr>
        <w:rPr>
          <w:rFonts w:asciiTheme="majorEastAsia" w:hAnsiTheme="majorEastAsia" w:cstheme="majorEastAsia"/>
          <w:b/>
        </w:rPr>
      </w:pPr>
    </w:p>
    <w:p w14:paraId="7ADCEDBD" w14:textId="77777777" w:rsidR="00BA3387" w:rsidRDefault="00BA3387" w:rsidP="00CA61A0">
      <w:pPr>
        <w:rPr>
          <w:rFonts w:asciiTheme="majorEastAsia" w:hAnsiTheme="majorEastAsia" w:cstheme="majorEastAsia"/>
          <w:b/>
        </w:rPr>
      </w:pPr>
    </w:p>
    <w:p w14:paraId="08996041" w14:textId="5D93E28E" w:rsidR="00BA3387" w:rsidRDefault="00BA3387" w:rsidP="00CA61A0">
      <w:pPr>
        <w:rPr>
          <w:rFonts w:asciiTheme="majorEastAsia" w:hAnsiTheme="majorEastAsia" w:cstheme="majorEastAsia"/>
          <w:b/>
        </w:rPr>
      </w:pPr>
      <w:r>
        <w:rPr>
          <w:rFonts w:asciiTheme="majorEastAsia" w:hAnsiTheme="majorEastAsia" w:cstheme="majorEastAsia"/>
          <w:b/>
          <w:noProof/>
          <w:lang w:eastAsia="en-US"/>
        </w:rPr>
        <w:drawing>
          <wp:anchor distT="0" distB="0" distL="114300" distR="114300" simplePos="0" relativeHeight="251661312" behindDoc="0" locked="0" layoutInCell="1" allowOverlap="1" wp14:anchorId="79583879" wp14:editId="152C3FAF">
            <wp:simplePos x="0" y="0"/>
            <wp:positionH relativeFrom="column">
              <wp:posOffset>-62865</wp:posOffset>
            </wp:positionH>
            <wp:positionV relativeFrom="paragraph">
              <wp:posOffset>231140</wp:posOffset>
            </wp:positionV>
            <wp:extent cx="5939155" cy="4465320"/>
            <wp:effectExtent l="0" t="0" r="4445" b="5080"/>
            <wp:wrapSquare wrapText="bothSides"/>
            <wp:docPr id="7" name="Picture 7" descr="../Screen%20Shot%202018-04-01%20at%2012.14.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01%20at%2012.14.3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6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E6D">
        <w:rPr>
          <w:rFonts w:asciiTheme="majorEastAsia" w:hAnsiTheme="majorEastAsia" w:cstheme="majorEastAsia"/>
          <w:b/>
        </w:rPr>
        <w:t>Figure 2A</w:t>
      </w:r>
    </w:p>
    <w:p w14:paraId="7F0E4300" w14:textId="77777777" w:rsidR="00BA3387" w:rsidRDefault="00BA3387" w:rsidP="00CA61A0">
      <w:pPr>
        <w:rPr>
          <w:rFonts w:asciiTheme="majorEastAsia" w:hAnsiTheme="majorEastAsia" w:cstheme="majorEastAsia"/>
          <w:b/>
        </w:rPr>
      </w:pPr>
    </w:p>
    <w:p w14:paraId="612D4957" w14:textId="15D94A28" w:rsidR="00BA3387" w:rsidRDefault="00BA3387" w:rsidP="00CA61A0">
      <w:pPr>
        <w:rPr>
          <w:rFonts w:asciiTheme="majorEastAsia" w:hAnsiTheme="majorEastAsia" w:cstheme="majorEastAsia"/>
          <w:b/>
        </w:rPr>
      </w:pPr>
    </w:p>
    <w:p w14:paraId="186FDCFC" w14:textId="1C0FB3E6" w:rsidR="00E61E6D" w:rsidRDefault="00E61E6D" w:rsidP="00CA61A0">
      <w:pPr>
        <w:rPr>
          <w:rFonts w:asciiTheme="majorEastAsia" w:hAnsiTheme="majorEastAsia" w:cstheme="majorEastAsia"/>
          <w:b/>
        </w:rPr>
      </w:pPr>
      <w:r>
        <w:rPr>
          <w:rFonts w:asciiTheme="majorEastAsia" w:hAnsiTheme="majorEastAsia" w:cstheme="majorEastAsia"/>
          <w:b/>
        </w:rPr>
        <w:t>Figure2B</w:t>
      </w:r>
    </w:p>
    <w:p w14:paraId="167D73BD" w14:textId="7C54A741" w:rsidR="00E61E6D" w:rsidRDefault="00E61E6D" w:rsidP="00CA61A0">
      <w:pPr>
        <w:rPr>
          <w:rFonts w:asciiTheme="majorEastAsia" w:hAnsiTheme="majorEastAsia" w:cstheme="majorEastAsia"/>
          <w:b/>
        </w:rPr>
      </w:pPr>
    </w:p>
    <w:p w14:paraId="65CDC903" w14:textId="56A16EBC" w:rsidR="00E61E6D" w:rsidRDefault="00E61E6D" w:rsidP="00CA61A0">
      <w:pPr>
        <w:rPr>
          <w:rFonts w:asciiTheme="majorEastAsia" w:hAnsiTheme="majorEastAsia" w:cstheme="majorEastAsia"/>
          <w:b/>
        </w:rPr>
      </w:pPr>
      <w:r w:rsidRPr="00E61E6D">
        <w:rPr>
          <w:rFonts w:asciiTheme="majorEastAsia" w:hAnsiTheme="majorEastAsia" w:cstheme="majorEastAsia"/>
          <w:b/>
          <w:noProof/>
          <w:lang w:eastAsia="en-US"/>
        </w:rPr>
        <w:drawing>
          <wp:anchor distT="0" distB="0" distL="114300" distR="114300" simplePos="0" relativeHeight="251662336" behindDoc="0" locked="0" layoutInCell="1" allowOverlap="1" wp14:anchorId="171E27F4" wp14:editId="02EF6249">
            <wp:simplePos x="0" y="0"/>
            <wp:positionH relativeFrom="column">
              <wp:posOffset>52138</wp:posOffset>
            </wp:positionH>
            <wp:positionV relativeFrom="paragraph">
              <wp:posOffset>-45905</wp:posOffset>
            </wp:positionV>
            <wp:extent cx="5092065" cy="28638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2065" cy="2863850"/>
                    </a:xfrm>
                    <a:prstGeom prst="rect">
                      <a:avLst/>
                    </a:prstGeom>
                  </pic:spPr>
                </pic:pic>
              </a:graphicData>
            </a:graphic>
            <wp14:sizeRelH relativeFrom="page">
              <wp14:pctWidth>0</wp14:pctWidth>
            </wp14:sizeRelH>
            <wp14:sizeRelV relativeFrom="page">
              <wp14:pctHeight>0</wp14:pctHeight>
            </wp14:sizeRelV>
          </wp:anchor>
        </w:drawing>
      </w:r>
    </w:p>
    <w:p w14:paraId="22A57080" w14:textId="77777777" w:rsidR="00E61E6D" w:rsidRDefault="00E61E6D" w:rsidP="00CA61A0">
      <w:pPr>
        <w:rPr>
          <w:rFonts w:asciiTheme="majorEastAsia" w:hAnsiTheme="majorEastAsia" w:cstheme="majorEastAsia"/>
          <w:b/>
        </w:rPr>
      </w:pPr>
    </w:p>
    <w:p w14:paraId="3FD9B45E" w14:textId="77777777" w:rsidR="00E61E6D" w:rsidRDefault="00E61E6D" w:rsidP="00CA61A0">
      <w:pPr>
        <w:rPr>
          <w:rFonts w:asciiTheme="majorEastAsia" w:hAnsiTheme="majorEastAsia" w:cstheme="majorEastAsia"/>
          <w:b/>
        </w:rPr>
      </w:pPr>
    </w:p>
    <w:p w14:paraId="1DE95A22" w14:textId="77777777" w:rsidR="00E61E6D" w:rsidRDefault="00E61E6D" w:rsidP="00CA61A0">
      <w:pPr>
        <w:rPr>
          <w:rFonts w:asciiTheme="majorEastAsia" w:hAnsiTheme="majorEastAsia" w:cstheme="majorEastAsia"/>
          <w:b/>
        </w:rPr>
      </w:pPr>
    </w:p>
    <w:p w14:paraId="1C3397FB" w14:textId="77777777" w:rsidR="00E61E6D" w:rsidRDefault="00E61E6D" w:rsidP="00CA61A0">
      <w:pPr>
        <w:rPr>
          <w:rFonts w:asciiTheme="majorEastAsia" w:hAnsiTheme="majorEastAsia" w:cstheme="majorEastAsia"/>
          <w:b/>
        </w:rPr>
      </w:pPr>
    </w:p>
    <w:p w14:paraId="025A328F" w14:textId="77777777" w:rsidR="00E61E6D" w:rsidRDefault="00E61E6D" w:rsidP="00CA61A0">
      <w:pPr>
        <w:rPr>
          <w:rFonts w:asciiTheme="majorEastAsia" w:hAnsiTheme="majorEastAsia" w:cstheme="majorEastAsia"/>
          <w:b/>
        </w:rPr>
      </w:pPr>
    </w:p>
    <w:p w14:paraId="5952382B" w14:textId="77777777" w:rsidR="00E61E6D" w:rsidRDefault="00E61E6D" w:rsidP="00CA61A0">
      <w:pPr>
        <w:rPr>
          <w:rFonts w:asciiTheme="majorEastAsia" w:hAnsiTheme="majorEastAsia" w:cstheme="majorEastAsia"/>
          <w:b/>
        </w:rPr>
      </w:pPr>
    </w:p>
    <w:p w14:paraId="4241A782" w14:textId="77777777" w:rsidR="00E61E6D" w:rsidRDefault="00E61E6D" w:rsidP="00CA61A0">
      <w:pPr>
        <w:rPr>
          <w:rFonts w:asciiTheme="majorEastAsia" w:hAnsiTheme="majorEastAsia" w:cstheme="majorEastAsia"/>
          <w:b/>
        </w:rPr>
      </w:pPr>
    </w:p>
    <w:p w14:paraId="6BC4078E" w14:textId="77777777" w:rsidR="00E61E6D" w:rsidRDefault="00E61E6D" w:rsidP="00CA61A0">
      <w:pPr>
        <w:rPr>
          <w:rFonts w:asciiTheme="majorEastAsia" w:hAnsiTheme="majorEastAsia" w:cstheme="majorEastAsia"/>
          <w:b/>
        </w:rPr>
      </w:pPr>
    </w:p>
    <w:p w14:paraId="5A62D0EA" w14:textId="77777777" w:rsidR="00E61E6D" w:rsidRDefault="00E61E6D" w:rsidP="00CA61A0">
      <w:pPr>
        <w:rPr>
          <w:rFonts w:asciiTheme="majorEastAsia" w:hAnsiTheme="majorEastAsia" w:cstheme="majorEastAsia"/>
          <w:b/>
        </w:rPr>
      </w:pPr>
    </w:p>
    <w:p w14:paraId="1BF58471" w14:textId="77777777" w:rsidR="00E61E6D" w:rsidRDefault="00E61E6D" w:rsidP="00CA61A0">
      <w:pPr>
        <w:rPr>
          <w:rFonts w:asciiTheme="majorEastAsia" w:hAnsiTheme="majorEastAsia" w:cstheme="majorEastAsia"/>
          <w:b/>
        </w:rPr>
      </w:pPr>
    </w:p>
    <w:p w14:paraId="34E697F3" w14:textId="77777777" w:rsidR="00E61E6D" w:rsidRDefault="00E61E6D" w:rsidP="00CA61A0">
      <w:pPr>
        <w:rPr>
          <w:rFonts w:asciiTheme="majorEastAsia" w:hAnsiTheme="majorEastAsia" w:cstheme="majorEastAsia"/>
          <w:b/>
        </w:rPr>
      </w:pPr>
    </w:p>
    <w:p w14:paraId="0D602843" w14:textId="77777777" w:rsidR="00E61E6D" w:rsidRDefault="00E61E6D" w:rsidP="00CA61A0">
      <w:pPr>
        <w:rPr>
          <w:rFonts w:asciiTheme="majorEastAsia" w:hAnsiTheme="majorEastAsia" w:cstheme="majorEastAsia"/>
          <w:b/>
        </w:rPr>
      </w:pPr>
    </w:p>
    <w:p w14:paraId="3CF543CB" w14:textId="1B3BB85D" w:rsidR="00E61E6D" w:rsidRDefault="00E61E6D" w:rsidP="00CA61A0">
      <w:pPr>
        <w:rPr>
          <w:rFonts w:asciiTheme="majorEastAsia" w:hAnsiTheme="majorEastAsia" w:cstheme="majorEastAsia"/>
          <w:b/>
        </w:rPr>
      </w:pPr>
    </w:p>
    <w:p w14:paraId="28369817" w14:textId="09DF994E" w:rsidR="00E61E6D" w:rsidRDefault="00E61E6D" w:rsidP="00CA61A0">
      <w:pPr>
        <w:rPr>
          <w:rFonts w:asciiTheme="majorEastAsia" w:hAnsiTheme="majorEastAsia" w:cstheme="majorEastAsia"/>
          <w:b/>
        </w:rPr>
      </w:pPr>
    </w:p>
    <w:p w14:paraId="51757FEC" w14:textId="64444C54" w:rsidR="00E61E6D" w:rsidRDefault="00E61E6D" w:rsidP="00CA61A0">
      <w:pPr>
        <w:rPr>
          <w:rFonts w:asciiTheme="majorEastAsia" w:hAnsiTheme="majorEastAsia" w:cstheme="majorEastAsia"/>
          <w:b/>
        </w:rPr>
      </w:pPr>
    </w:p>
    <w:p w14:paraId="0C06444C" w14:textId="77777777" w:rsidR="00707B61" w:rsidRDefault="00707B61" w:rsidP="00707B61">
      <w:pPr>
        <w:rPr>
          <w:rFonts w:asciiTheme="majorEastAsia" w:hAnsiTheme="majorEastAsia" w:cstheme="majorEastAsia"/>
          <w:color w:val="000000" w:themeColor="text1"/>
        </w:rPr>
      </w:pPr>
    </w:p>
    <w:p w14:paraId="64F45C6A" w14:textId="2666D3B4" w:rsidR="00707B61" w:rsidRDefault="00707B61" w:rsidP="00707B61">
      <w:pPr>
        <w:rPr>
          <w:rFonts w:asciiTheme="majorEastAsia" w:hAnsiTheme="majorEastAsia" w:cstheme="majorEastAsia"/>
          <w:color w:val="000000" w:themeColor="text1"/>
        </w:rPr>
      </w:pPr>
      <w:r>
        <w:rPr>
          <w:rFonts w:asciiTheme="majorEastAsia" w:hAnsiTheme="majorEastAsia" w:cstheme="majorEastAsia"/>
          <w:color w:val="000000" w:themeColor="text1"/>
        </w:rPr>
        <w:t xml:space="preserve">Figure 2A.  Inverted Fluorescence image of E18 hippocampus neuronal cells culture DIV14. Cells were fixed and stained with MAP2, </w:t>
      </w:r>
      <w:proofErr w:type="spellStart"/>
      <w:r>
        <w:rPr>
          <w:rFonts w:asciiTheme="majorEastAsia" w:hAnsiTheme="majorEastAsia" w:cstheme="majorEastAsia"/>
          <w:color w:val="000000" w:themeColor="text1"/>
        </w:rPr>
        <w:t>neuronfilament</w:t>
      </w:r>
      <w:proofErr w:type="spellEnd"/>
      <w:r>
        <w:rPr>
          <w:rFonts w:asciiTheme="majorEastAsia" w:hAnsiTheme="majorEastAsia" w:cstheme="majorEastAsia"/>
          <w:color w:val="000000" w:themeColor="text1"/>
        </w:rPr>
        <w:t xml:space="preserve"> and ADF/cofilin. Image of neuron with cofilin alone are shown in the first lane, the merged images are shown in the second lane. The rods structures </w:t>
      </w:r>
      <w:r w:rsidR="005078ED">
        <w:rPr>
          <w:rFonts w:asciiTheme="majorEastAsia" w:hAnsiTheme="majorEastAsia" w:cstheme="majorEastAsia"/>
          <w:color w:val="000000" w:themeColor="text1"/>
        </w:rPr>
        <w:t xml:space="preserve">and the </w:t>
      </w:r>
      <w:r w:rsidR="004452BD">
        <w:rPr>
          <w:rFonts w:asciiTheme="majorEastAsia" w:hAnsiTheme="majorEastAsia" w:cstheme="majorEastAsia"/>
          <w:color w:val="000000" w:themeColor="text1"/>
        </w:rPr>
        <w:t xml:space="preserve">area with high cofilin expression </w:t>
      </w:r>
      <w:r>
        <w:rPr>
          <w:rFonts w:asciiTheme="majorEastAsia" w:hAnsiTheme="majorEastAsia" w:cstheme="majorEastAsia"/>
          <w:color w:val="000000" w:themeColor="text1"/>
        </w:rPr>
        <w:t xml:space="preserve">are highlighted by blue box and are zoomed in shown in the third lane.  (L)-glutamate is treated 150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xml:space="preserve"> for 1h and (S)-AMPA is treated 50</w:t>
      </w:r>
      <w:r>
        <w:rPr>
          <w:rFonts w:asciiTheme="majorEastAsia" w:hAnsiTheme="majorEastAsia" w:cstheme="majorEastAsia" w:hint="eastAsia"/>
        </w:rPr>
        <w:t>µ</w:t>
      </w:r>
      <w:r w:rsidRPr="008153AE">
        <w:rPr>
          <w:rFonts w:asciiTheme="majorEastAsia" w:hAnsiTheme="majorEastAsia" w:cstheme="majorEastAsia"/>
        </w:rPr>
        <w:t xml:space="preserve">L </w:t>
      </w:r>
      <w:r>
        <w:rPr>
          <w:rFonts w:asciiTheme="majorEastAsia" w:hAnsiTheme="majorEastAsia" w:cstheme="majorEastAsia"/>
        </w:rPr>
        <w:t xml:space="preserve">for 1h and antagonists are treatment 15 min prior to the </w:t>
      </w:r>
      <w:proofErr w:type="gramStart"/>
      <w:r>
        <w:rPr>
          <w:rFonts w:asciiTheme="majorEastAsia" w:hAnsiTheme="majorEastAsia" w:cstheme="majorEastAsia"/>
        </w:rPr>
        <w:t>agonists</w:t>
      </w:r>
      <w:proofErr w:type="gramEnd"/>
      <w:r>
        <w:rPr>
          <w:rFonts w:asciiTheme="majorEastAsia" w:hAnsiTheme="majorEastAsia" w:cstheme="majorEastAsia"/>
        </w:rPr>
        <w:t xml:space="preserve"> treatment, DNQX 50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APV 100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MCPG 500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xml:space="preserve">. </w:t>
      </w:r>
    </w:p>
    <w:p w14:paraId="0D8A41AD" w14:textId="4E040F36" w:rsidR="00707B61" w:rsidRPr="000B3579" w:rsidRDefault="00707B61" w:rsidP="00707B61">
      <w:r>
        <w:t>Figure 1B.  The following quantification of rods index and rods percent. All of the quantifications were done in triplicate and were repeated twice (minimum of 600 neurons quantified). All the calculations and statistical tests (student “t” test, ANOVA) were done using JMP software (SAS Institute) and were graphed using Excel.</w:t>
      </w:r>
      <w:r w:rsidRPr="00707B61">
        <w:t xml:space="preserve"> *P ≤ 0.05 and **P ≤ 0.01</w:t>
      </w:r>
      <w:r>
        <w:t>.</w:t>
      </w:r>
    </w:p>
    <w:p w14:paraId="68B78EF6" w14:textId="77777777" w:rsidR="00707B61" w:rsidRDefault="00707B61" w:rsidP="00CA61A0">
      <w:pPr>
        <w:rPr>
          <w:rFonts w:asciiTheme="majorEastAsia" w:hAnsiTheme="majorEastAsia" w:cstheme="majorEastAsia"/>
          <w:b/>
        </w:rPr>
      </w:pPr>
    </w:p>
    <w:p w14:paraId="23B96B36" w14:textId="33201B11" w:rsidR="00E61E6D" w:rsidRDefault="00E61E6D" w:rsidP="00CA61A0">
      <w:pPr>
        <w:rPr>
          <w:rFonts w:asciiTheme="majorEastAsia" w:hAnsiTheme="majorEastAsia" w:cstheme="majorEastAsia"/>
          <w:b/>
        </w:rPr>
      </w:pPr>
      <w:r>
        <w:rPr>
          <w:rFonts w:asciiTheme="majorEastAsia" w:hAnsiTheme="majorEastAsia" w:cstheme="majorEastAsia"/>
          <w:b/>
          <w:noProof/>
          <w:lang w:eastAsia="en-US"/>
        </w:rPr>
        <w:lastRenderedPageBreak/>
        <w:drawing>
          <wp:anchor distT="0" distB="0" distL="114300" distR="114300" simplePos="0" relativeHeight="251663360" behindDoc="0" locked="0" layoutInCell="1" allowOverlap="1" wp14:anchorId="0F6EA731" wp14:editId="64D74FDF">
            <wp:simplePos x="0" y="0"/>
            <wp:positionH relativeFrom="column">
              <wp:posOffset>51435</wp:posOffset>
            </wp:positionH>
            <wp:positionV relativeFrom="paragraph">
              <wp:posOffset>231140</wp:posOffset>
            </wp:positionV>
            <wp:extent cx="5939155" cy="4607560"/>
            <wp:effectExtent l="0" t="0" r="4445" b="0"/>
            <wp:wrapSquare wrapText="bothSides"/>
            <wp:docPr id="9" name="Picture 9" descr="../Screen%20Shot%202018-04-01%20at%2012.1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01%20at%2012.17.2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4607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EastAsia" w:hAnsiTheme="majorEastAsia" w:cstheme="majorEastAsia"/>
          <w:b/>
        </w:rPr>
        <w:t>Figure 3A</w:t>
      </w:r>
    </w:p>
    <w:p w14:paraId="21754E48" w14:textId="77777777" w:rsidR="00E61E6D" w:rsidRDefault="00E61E6D" w:rsidP="00CA61A0">
      <w:pPr>
        <w:rPr>
          <w:rFonts w:asciiTheme="majorEastAsia" w:hAnsiTheme="majorEastAsia" w:cstheme="majorEastAsia"/>
          <w:b/>
        </w:rPr>
      </w:pPr>
    </w:p>
    <w:p w14:paraId="2C48DDD3" w14:textId="36D681A7" w:rsidR="00E61E6D" w:rsidRDefault="00E61E6D" w:rsidP="00CA61A0">
      <w:pPr>
        <w:rPr>
          <w:rFonts w:asciiTheme="majorEastAsia" w:hAnsiTheme="majorEastAsia" w:cstheme="majorEastAsia"/>
          <w:b/>
        </w:rPr>
      </w:pPr>
      <w:r>
        <w:rPr>
          <w:rFonts w:asciiTheme="majorEastAsia" w:hAnsiTheme="majorEastAsia" w:cstheme="majorEastAsia"/>
          <w:b/>
        </w:rPr>
        <w:t>Figure 3B</w:t>
      </w:r>
    </w:p>
    <w:p w14:paraId="71BB3B15" w14:textId="0BBAE4C7" w:rsidR="00E61E6D" w:rsidRDefault="00E61E6D" w:rsidP="00CA61A0">
      <w:pPr>
        <w:rPr>
          <w:rFonts w:asciiTheme="majorEastAsia" w:hAnsiTheme="majorEastAsia" w:cstheme="majorEastAsia"/>
          <w:b/>
        </w:rPr>
      </w:pPr>
      <w:r w:rsidRPr="00E61E6D">
        <w:rPr>
          <w:rFonts w:asciiTheme="majorEastAsia" w:hAnsiTheme="majorEastAsia" w:cstheme="majorEastAsia"/>
          <w:b/>
          <w:noProof/>
          <w:lang w:eastAsia="en-US"/>
        </w:rPr>
        <w:lastRenderedPageBreak/>
        <w:drawing>
          <wp:anchor distT="0" distB="0" distL="114300" distR="114300" simplePos="0" relativeHeight="251664384" behindDoc="0" locked="0" layoutInCell="1" allowOverlap="1" wp14:anchorId="4156F651" wp14:editId="6183D0F1">
            <wp:simplePos x="0" y="0"/>
            <wp:positionH relativeFrom="column">
              <wp:posOffset>0</wp:posOffset>
            </wp:positionH>
            <wp:positionV relativeFrom="paragraph">
              <wp:posOffset>4445</wp:posOffset>
            </wp:positionV>
            <wp:extent cx="5320665" cy="2992874"/>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0665" cy="2992874"/>
                    </a:xfrm>
                    <a:prstGeom prst="rect">
                      <a:avLst/>
                    </a:prstGeom>
                  </pic:spPr>
                </pic:pic>
              </a:graphicData>
            </a:graphic>
            <wp14:sizeRelH relativeFrom="page">
              <wp14:pctWidth>0</wp14:pctWidth>
            </wp14:sizeRelH>
            <wp14:sizeRelV relativeFrom="page">
              <wp14:pctHeight>0</wp14:pctHeight>
            </wp14:sizeRelV>
          </wp:anchor>
        </w:drawing>
      </w:r>
    </w:p>
    <w:p w14:paraId="0272ADF0" w14:textId="77777777" w:rsidR="00E61E6D" w:rsidRDefault="00E61E6D" w:rsidP="00CA61A0">
      <w:pPr>
        <w:rPr>
          <w:rFonts w:asciiTheme="majorEastAsia" w:hAnsiTheme="majorEastAsia" w:cstheme="majorEastAsia"/>
          <w:b/>
        </w:rPr>
      </w:pPr>
    </w:p>
    <w:p w14:paraId="04879234" w14:textId="77777777" w:rsidR="00E61E6D" w:rsidRDefault="00E61E6D" w:rsidP="00CA61A0">
      <w:pPr>
        <w:rPr>
          <w:rFonts w:asciiTheme="majorEastAsia" w:hAnsiTheme="majorEastAsia" w:cstheme="majorEastAsia"/>
          <w:b/>
        </w:rPr>
      </w:pPr>
    </w:p>
    <w:p w14:paraId="3EC480F4" w14:textId="77777777" w:rsidR="00707B61" w:rsidRDefault="00707B61" w:rsidP="00CA61A0">
      <w:pPr>
        <w:rPr>
          <w:rFonts w:asciiTheme="majorEastAsia" w:hAnsiTheme="majorEastAsia" w:cstheme="majorEastAsia"/>
          <w:b/>
        </w:rPr>
      </w:pPr>
    </w:p>
    <w:p w14:paraId="1393F738" w14:textId="77777777" w:rsidR="00707B61" w:rsidRDefault="00707B61" w:rsidP="00CA61A0">
      <w:pPr>
        <w:rPr>
          <w:rFonts w:asciiTheme="majorEastAsia" w:hAnsiTheme="majorEastAsia" w:cstheme="majorEastAsia"/>
          <w:b/>
        </w:rPr>
      </w:pPr>
    </w:p>
    <w:p w14:paraId="2E7FEC5F" w14:textId="77777777" w:rsidR="00707B61" w:rsidRDefault="00707B61" w:rsidP="00CA61A0">
      <w:pPr>
        <w:rPr>
          <w:rFonts w:asciiTheme="majorEastAsia" w:hAnsiTheme="majorEastAsia" w:cstheme="majorEastAsia"/>
          <w:b/>
        </w:rPr>
      </w:pPr>
    </w:p>
    <w:p w14:paraId="7C9BC7DB" w14:textId="77777777" w:rsidR="00707B61" w:rsidRDefault="00707B61" w:rsidP="00CA61A0">
      <w:pPr>
        <w:rPr>
          <w:rFonts w:asciiTheme="majorEastAsia" w:hAnsiTheme="majorEastAsia" w:cstheme="majorEastAsia"/>
          <w:b/>
        </w:rPr>
      </w:pPr>
    </w:p>
    <w:p w14:paraId="7F4F2A78" w14:textId="77777777" w:rsidR="00707B61" w:rsidRDefault="00707B61" w:rsidP="00CA61A0">
      <w:pPr>
        <w:rPr>
          <w:rFonts w:asciiTheme="majorEastAsia" w:hAnsiTheme="majorEastAsia" w:cstheme="majorEastAsia"/>
          <w:b/>
        </w:rPr>
      </w:pPr>
    </w:p>
    <w:p w14:paraId="1B1D3EFF" w14:textId="77777777" w:rsidR="00707B61" w:rsidRDefault="00707B61" w:rsidP="00CA61A0">
      <w:pPr>
        <w:rPr>
          <w:rFonts w:asciiTheme="majorEastAsia" w:hAnsiTheme="majorEastAsia" w:cstheme="majorEastAsia"/>
          <w:b/>
        </w:rPr>
      </w:pPr>
    </w:p>
    <w:p w14:paraId="4C068AC9" w14:textId="77777777" w:rsidR="00707B61" w:rsidRDefault="00707B61" w:rsidP="00CA61A0">
      <w:pPr>
        <w:rPr>
          <w:rFonts w:asciiTheme="majorEastAsia" w:hAnsiTheme="majorEastAsia" w:cstheme="majorEastAsia"/>
          <w:b/>
        </w:rPr>
      </w:pPr>
    </w:p>
    <w:p w14:paraId="32072C2B" w14:textId="77777777" w:rsidR="00707B61" w:rsidRDefault="00707B61" w:rsidP="00CA61A0">
      <w:pPr>
        <w:rPr>
          <w:rFonts w:asciiTheme="majorEastAsia" w:hAnsiTheme="majorEastAsia" w:cstheme="majorEastAsia"/>
          <w:b/>
        </w:rPr>
      </w:pPr>
    </w:p>
    <w:p w14:paraId="58363DB8" w14:textId="77777777" w:rsidR="00707B61" w:rsidRDefault="00707B61" w:rsidP="00CA61A0">
      <w:pPr>
        <w:rPr>
          <w:rFonts w:asciiTheme="majorEastAsia" w:hAnsiTheme="majorEastAsia" w:cstheme="majorEastAsia"/>
          <w:b/>
        </w:rPr>
      </w:pPr>
    </w:p>
    <w:p w14:paraId="33EA9C5A" w14:textId="77777777" w:rsidR="00707B61" w:rsidRDefault="00707B61" w:rsidP="00CA61A0">
      <w:pPr>
        <w:rPr>
          <w:rFonts w:asciiTheme="majorEastAsia" w:hAnsiTheme="majorEastAsia" w:cstheme="majorEastAsia"/>
          <w:b/>
        </w:rPr>
      </w:pPr>
    </w:p>
    <w:p w14:paraId="4A7D00BC" w14:textId="77777777" w:rsidR="00707B61" w:rsidRDefault="00707B61" w:rsidP="00CA61A0">
      <w:pPr>
        <w:rPr>
          <w:rFonts w:asciiTheme="majorEastAsia" w:hAnsiTheme="majorEastAsia" w:cstheme="majorEastAsia"/>
          <w:b/>
        </w:rPr>
      </w:pPr>
    </w:p>
    <w:p w14:paraId="3892168C" w14:textId="77777777" w:rsidR="00707B61" w:rsidRDefault="00707B61" w:rsidP="00CA61A0">
      <w:pPr>
        <w:rPr>
          <w:rFonts w:asciiTheme="majorEastAsia" w:hAnsiTheme="majorEastAsia" w:cstheme="majorEastAsia"/>
          <w:b/>
        </w:rPr>
      </w:pPr>
    </w:p>
    <w:p w14:paraId="5777C210" w14:textId="77777777" w:rsidR="00707B61" w:rsidRDefault="00707B61" w:rsidP="00CA61A0">
      <w:pPr>
        <w:rPr>
          <w:rFonts w:asciiTheme="majorEastAsia" w:hAnsiTheme="majorEastAsia" w:cstheme="majorEastAsia"/>
          <w:b/>
        </w:rPr>
      </w:pPr>
    </w:p>
    <w:p w14:paraId="285CCB69" w14:textId="77777777" w:rsidR="00707B61" w:rsidRDefault="00707B61" w:rsidP="00CA61A0">
      <w:pPr>
        <w:rPr>
          <w:rFonts w:asciiTheme="majorEastAsia" w:hAnsiTheme="majorEastAsia" w:cstheme="majorEastAsia"/>
          <w:b/>
        </w:rPr>
      </w:pPr>
    </w:p>
    <w:p w14:paraId="597BA415" w14:textId="4D6788A0" w:rsidR="00707B61" w:rsidRDefault="00707B61" w:rsidP="00707B61">
      <w:pPr>
        <w:rPr>
          <w:rFonts w:asciiTheme="majorEastAsia" w:hAnsiTheme="majorEastAsia" w:cstheme="majorEastAsia"/>
          <w:color w:val="000000" w:themeColor="text1"/>
        </w:rPr>
      </w:pPr>
      <w:r>
        <w:rPr>
          <w:rFonts w:asciiTheme="majorEastAsia" w:hAnsiTheme="majorEastAsia" w:cstheme="majorEastAsia"/>
          <w:color w:val="000000" w:themeColor="text1"/>
        </w:rPr>
        <w:t xml:space="preserve">Figure 3A.  Inverted Fluorescence image of E18 hippocampus neuronal cells culture DIV21. Cells were fixed and stained with MAP2, </w:t>
      </w:r>
      <w:proofErr w:type="spellStart"/>
      <w:r>
        <w:rPr>
          <w:rFonts w:asciiTheme="majorEastAsia" w:hAnsiTheme="majorEastAsia" w:cstheme="majorEastAsia"/>
          <w:color w:val="000000" w:themeColor="text1"/>
        </w:rPr>
        <w:t>neuronfilament</w:t>
      </w:r>
      <w:proofErr w:type="spellEnd"/>
      <w:r>
        <w:rPr>
          <w:rFonts w:asciiTheme="majorEastAsia" w:hAnsiTheme="majorEastAsia" w:cstheme="majorEastAsia"/>
          <w:color w:val="000000" w:themeColor="text1"/>
        </w:rPr>
        <w:t xml:space="preserve"> and ADF/cofilin. Image of neuron with cofilin alone are shown in the first lane, the merged images are shown in the second lane. The rods structures </w:t>
      </w:r>
      <w:r w:rsidR="004452BD">
        <w:rPr>
          <w:rFonts w:asciiTheme="majorEastAsia" w:hAnsiTheme="majorEastAsia" w:cstheme="majorEastAsia"/>
          <w:color w:val="000000" w:themeColor="text1"/>
        </w:rPr>
        <w:t xml:space="preserve">or the area with high cofilin expression </w:t>
      </w:r>
      <w:r>
        <w:rPr>
          <w:rFonts w:asciiTheme="majorEastAsia" w:hAnsiTheme="majorEastAsia" w:cstheme="majorEastAsia"/>
          <w:color w:val="000000" w:themeColor="text1"/>
        </w:rPr>
        <w:t xml:space="preserve">are highlighted by blue box and are zoomed in shown in the third lane.  (L)-glutamate is treated 150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xml:space="preserve"> for 1h and (S)-AMPA is treated 50</w:t>
      </w:r>
      <w:r>
        <w:rPr>
          <w:rFonts w:asciiTheme="majorEastAsia" w:hAnsiTheme="majorEastAsia" w:cstheme="majorEastAsia" w:hint="eastAsia"/>
        </w:rPr>
        <w:t>µ</w:t>
      </w:r>
      <w:r w:rsidRPr="008153AE">
        <w:rPr>
          <w:rFonts w:asciiTheme="majorEastAsia" w:hAnsiTheme="majorEastAsia" w:cstheme="majorEastAsia"/>
        </w:rPr>
        <w:t xml:space="preserve">L </w:t>
      </w:r>
      <w:r>
        <w:rPr>
          <w:rFonts w:asciiTheme="majorEastAsia" w:hAnsiTheme="majorEastAsia" w:cstheme="majorEastAsia"/>
        </w:rPr>
        <w:t xml:space="preserve">for 1h and antagonists are treatment 15 min prior to the </w:t>
      </w:r>
      <w:proofErr w:type="gramStart"/>
      <w:r>
        <w:rPr>
          <w:rFonts w:asciiTheme="majorEastAsia" w:hAnsiTheme="majorEastAsia" w:cstheme="majorEastAsia"/>
        </w:rPr>
        <w:t>agonists</w:t>
      </w:r>
      <w:proofErr w:type="gramEnd"/>
      <w:r>
        <w:rPr>
          <w:rFonts w:asciiTheme="majorEastAsia" w:hAnsiTheme="majorEastAsia" w:cstheme="majorEastAsia"/>
        </w:rPr>
        <w:t xml:space="preserve"> treatment, DNQX 50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APV 100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MCPG 500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xml:space="preserve">. </w:t>
      </w:r>
    </w:p>
    <w:p w14:paraId="775293EA" w14:textId="72D0992C" w:rsidR="00707B61" w:rsidRPr="000B3579" w:rsidRDefault="00DF2466" w:rsidP="00707B61">
      <w:r>
        <w:t>Figure 3</w:t>
      </w:r>
      <w:r w:rsidR="00707B61">
        <w:t>B.  The following quantification of rods index and rods percent. All of the quantifications were done in triplicate and were repeated twice (minimum of 600 neurons quantified). All the calculations and statistical tests (student “t” test, ANOVA) were done using JMP software (SAS Institute) and were graphed using Excel.</w:t>
      </w:r>
      <w:r w:rsidR="00707B61" w:rsidRPr="00707B61">
        <w:t xml:space="preserve"> *P ≤ 0.05 and **P ≤ 0.01</w:t>
      </w:r>
      <w:r w:rsidR="00707B61">
        <w:t>.</w:t>
      </w:r>
    </w:p>
    <w:p w14:paraId="3601737E" w14:textId="77777777" w:rsidR="00707B61" w:rsidRDefault="00707B61" w:rsidP="00707B61">
      <w:pPr>
        <w:rPr>
          <w:rFonts w:asciiTheme="majorEastAsia" w:hAnsiTheme="majorEastAsia" w:cstheme="majorEastAsia"/>
          <w:b/>
        </w:rPr>
      </w:pPr>
    </w:p>
    <w:p w14:paraId="0AF44EB1" w14:textId="77777777" w:rsidR="00707B61" w:rsidRDefault="00707B61" w:rsidP="00CA61A0">
      <w:pPr>
        <w:rPr>
          <w:rFonts w:asciiTheme="majorEastAsia" w:hAnsiTheme="majorEastAsia" w:cstheme="majorEastAsia"/>
          <w:b/>
        </w:rPr>
      </w:pPr>
    </w:p>
    <w:p w14:paraId="4066D7E6" w14:textId="366AD635" w:rsidR="008153AE" w:rsidRDefault="00CD43DB" w:rsidP="00CA61A0">
      <w:pPr>
        <w:rPr>
          <w:rFonts w:asciiTheme="majorEastAsia" w:hAnsiTheme="majorEastAsia" w:cstheme="majorEastAsia"/>
          <w:b/>
        </w:rPr>
      </w:pPr>
      <w:r>
        <w:rPr>
          <w:rFonts w:asciiTheme="majorEastAsia" w:hAnsiTheme="majorEastAsia" w:cstheme="majorEastAsia"/>
          <w:b/>
        </w:rPr>
        <w:t>Glutamate induced rod formation will be highest in dendrites of young (DIV7) neurons but will be much higher in axons of mature neurons</w:t>
      </w:r>
      <w:r w:rsidR="000B3579">
        <w:rPr>
          <w:rFonts w:asciiTheme="majorEastAsia" w:hAnsiTheme="majorEastAsia" w:cstheme="majorEastAsia"/>
          <w:b/>
        </w:rPr>
        <w:t xml:space="preserve"> (DIV14, DIV21)</w:t>
      </w:r>
      <w:r>
        <w:rPr>
          <w:rFonts w:asciiTheme="majorEastAsia" w:hAnsiTheme="majorEastAsia" w:cstheme="majorEastAsia"/>
          <w:b/>
        </w:rPr>
        <w:t xml:space="preserve">. </w:t>
      </w:r>
    </w:p>
    <w:p w14:paraId="36ED5309" w14:textId="447568CC" w:rsidR="00DB170C" w:rsidRDefault="00DB170C" w:rsidP="00CA61A0">
      <w:pPr>
        <w:rPr>
          <w:rFonts w:asciiTheme="majorEastAsia" w:hAnsiTheme="majorEastAsia" w:cstheme="majorEastAsia"/>
          <w:b/>
        </w:rPr>
      </w:pPr>
      <w:r>
        <w:rPr>
          <w:rFonts w:asciiTheme="majorEastAsia" w:hAnsiTheme="majorEastAsia" w:cstheme="majorEastAsia"/>
          <w:b/>
        </w:rPr>
        <w:tab/>
      </w:r>
    </w:p>
    <w:p w14:paraId="7DD4DE51" w14:textId="774A64CF" w:rsidR="000B3579" w:rsidRDefault="00DB170C" w:rsidP="008153AE">
      <w:pPr>
        <w:spacing w:line="480" w:lineRule="auto"/>
        <w:ind w:firstLine="720"/>
        <w:rPr>
          <w:rFonts w:asciiTheme="majorEastAsia" w:hAnsiTheme="majorEastAsia" w:cstheme="majorEastAsia"/>
          <w:color w:val="000000" w:themeColor="text1"/>
        </w:rPr>
      </w:pPr>
      <w:r>
        <w:rPr>
          <w:rFonts w:asciiTheme="majorEastAsia" w:hAnsiTheme="majorEastAsia" w:cstheme="majorEastAsia"/>
        </w:rPr>
        <w:t>Lastly, we want to localize the rods in the neuronal cell to see if they stay at the same location during the neuronal maturation.</w:t>
      </w:r>
      <w:r w:rsidR="00B56E58">
        <w:rPr>
          <w:rFonts w:asciiTheme="majorEastAsia" w:hAnsiTheme="majorEastAsia" w:cstheme="majorEastAsia"/>
        </w:rPr>
        <w:t xml:space="preserve"> Neuronal cells are treated with 150</w:t>
      </w:r>
      <w:r w:rsidR="00B56E58" w:rsidRPr="00B56E58">
        <w:rPr>
          <w:rFonts w:asciiTheme="majorEastAsia" w:hAnsiTheme="majorEastAsia" w:cstheme="majorEastAsia" w:hint="eastAsia"/>
        </w:rPr>
        <w:t xml:space="preserve"> </w:t>
      </w:r>
      <w:r w:rsidR="00B56E58">
        <w:rPr>
          <w:rFonts w:asciiTheme="majorEastAsia" w:hAnsiTheme="majorEastAsia" w:cstheme="majorEastAsia" w:hint="eastAsia"/>
        </w:rPr>
        <w:t>µ</w:t>
      </w:r>
      <w:r w:rsidR="00B56E58" w:rsidRPr="00F043E0">
        <w:rPr>
          <w:rFonts w:asciiTheme="majorEastAsia" w:hAnsiTheme="majorEastAsia" w:cstheme="majorEastAsia"/>
          <w:color w:val="000000" w:themeColor="text1"/>
        </w:rPr>
        <w:t>L</w:t>
      </w:r>
      <w:r w:rsidR="00B56E58">
        <w:rPr>
          <w:rFonts w:asciiTheme="majorEastAsia" w:hAnsiTheme="majorEastAsia" w:cstheme="majorEastAsia"/>
          <w:color w:val="FF0000"/>
        </w:rPr>
        <w:t xml:space="preserve"> </w:t>
      </w:r>
      <w:r w:rsidR="00B56E58">
        <w:rPr>
          <w:rFonts w:asciiTheme="majorEastAsia" w:hAnsiTheme="majorEastAsia" w:cstheme="majorEastAsia"/>
          <w:color w:val="000000" w:themeColor="text1"/>
        </w:rPr>
        <w:t xml:space="preserve">glutamate for 1 </w:t>
      </w:r>
      <w:r w:rsidR="009C1085">
        <w:rPr>
          <w:rFonts w:asciiTheme="majorEastAsia" w:hAnsiTheme="majorEastAsia" w:cstheme="majorEastAsia"/>
          <w:color w:val="000000" w:themeColor="text1"/>
        </w:rPr>
        <w:t>h in DIV7,14,21 culture and 50</w:t>
      </w:r>
      <w:r w:rsidR="00F043E0" w:rsidRPr="00F043E0">
        <w:rPr>
          <w:rFonts w:asciiTheme="majorEastAsia" w:hAnsiTheme="majorEastAsia" w:cstheme="majorEastAsia" w:hint="eastAsia"/>
        </w:rPr>
        <w:t xml:space="preserve"> </w:t>
      </w:r>
      <w:r w:rsidR="00F043E0">
        <w:rPr>
          <w:rFonts w:asciiTheme="majorEastAsia" w:hAnsiTheme="majorEastAsia" w:cstheme="majorEastAsia" w:hint="eastAsia"/>
        </w:rPr>
        <w:t>µ</w:t>
      </w:r>
      <w:r w:rsidR="00F043E0">
        <w:rPr>
          <w:rFonts w:asciiTheme="majorEastAsia" w:hAnsiTheme="majorEastAsia" w:cstheme="majorEastAsia"/>
          <w:color w:val="000000" w:themeColor="text1"/>
        </w:rPr>
        <w:t>L</w:t>
      </w:r>
      <w:r w:rsidR="009C1085">
        <w:rPr>
          <w:rFonts w:asciiTheme="majorEastAsia" w:hAnsiTheme="majorEastAsia" w:cstheme="majorEastAsia"/>
          <w:color w:val="000000" w:themeColor="text1"/>
        </w:rPr>
        <w:t xml:space="preserve"> AMPA for </w:t>
      </w:r>
      <w:r w:rsidR="00F043E0">
        <w:rPr>
          <w:rFonts w:asciiTheme="majorEastAsia" w:hAnsiTheme="majorEastAsia" w:cstheme="majorEastAsia"/>
          <w:color w:val="000000" w:themeColor="text1"/>
        </w:rPr>
        <w:t>1h in DIV14,21 culture and 25</w:t>
      </w:r>
      <w:r w:rsidR="00F043E0" w:rsidRPr="00F043E0">
        <w:rPr>
          <w:rFonts w:asciiTheme="majorEastAsia" w:hAnsiTheme="majorEastAsia" w:cstheme="majorEastAsia" w:hint="eastAsia"/>
        </w:rPr>
        <w:t xml:space="preserve"> </w:t>
      </w:r>
      <w:r w:rsidR="00F043E0">
        <w:rPr>
          <w:rFonts w:asciiTheme="majorEastAsia" w:hAnsiTheme="majorEastAsia" w:cstheme="majorEastAsia" w:hint="eastAsia"/>
        </w:rPr>
        <w:t>µ</w:t>
      </w:r>
      <w:r w:rsidR="00F043E0">
        <w:rPr>
          <w:rFonts w:asciiTheme="majorEastAsia" w:hAnsiTheme="majorEastAsia" w:cstheme="majorEastAsia"/>
          <w:color w:val="000000" w:themeColor="text1"/>
        </w:rPr>
        <w:t xml:space="preserve">L AMPA for 30min for DIV 7 culture. The high AMPA concentration doesn’t induce as much as rods </w:t>
      </w:r>
      <w:r w:rsidR="00F043E0">
        <w:rPr>
          <w:rFonts w:asciiTheme="majorEastAsia" w:hAnsiTheme="majorEastAsia" w:cstheme="majorEastAsia"/>
          <w:color w:val="000000" w:themeColor="text1"/>
        </w:rPr>
        <w:lastRenderedPageBreak/>
        <w:t xml:space="preserve">index in DIV7, so we decide to use date from the low concentration treatment. The localization of the rods is decided by the immunostainings of MAP2 and neurofilament which are highly expressed in dendrites and axons and also the morphology. We observed a change of location of rods from dendrites to axons during the </w:t>
      </w:r>
      <w:r w:rsidR="00BD0F75">
        <w:rPr>
          <w:rFonts w:asciiTheme="majorEastAsia" w:hAnsiTheme="majorEastAsia" w:cstheme="majorEastAsia"/>
          <w:color w:val="000000" w:themeColor="text1"/>
        </w:rPr>
        <w:t xml:space="preserve">neuronal </w:t>
      </w:r>
      <w:r w:rsidR="00A62172">
        <w:rPr>
          <w:rFonts w:asciiTheme="majorEastAsia" w:hAnsiTheme="majorEastAsia" w:cstheme="majorEastAsia"/>
          <w:color w:val="000000" w:themeColor="text1"/>
        </w:rPr>
        <w:t xml:space="preserve">maturation, glutamate induced rod formation will be the highest in dendrites of DIV7 neurons but will be much higher in axons of mature neurons (DIV14, DIV21). </w:t>
      </w:r>
    </w:p>
    <w:p w14:paraId="6719238A" w14:textId="77777777" w:rsidR="00707B61" w:rsidRDefault="00707B61" w:rsidP="008153AE">
      <w:pPr>
        <w:spacing w:line="480" w:lineRule="auto"/>
        <w:ind w:firstLine="720"/>
        <w:rPr>
          <w:rFonts w:asciiTheme="majorEastAsia" w:hAnsiTheme="majorEastAsia" w:cstheme="majorEastAsia"/>
          <w:b/>
          <w:color w:val="000000" w:themeColor="text1"/>
        </w:rPr>
      </w:pPr>
    </w:p>
    <w:p w14:paraId="4A756616" w14:textId="77777777" w:rsidR="00707B61" w:rsidRDefault="00707B61" w:rsidP="008153AE">
      <w:pPr>
        <w:spacing w:line="480" w:lineRule="auto"/>
        <w:ind w:firstLine="720"/>
        <w:rPr>
          <w:rFonts w:asciiTheme="majorEastAsia" w:hAnsiTheme="majorEastAsia" w:cstheme="majorEastAsia"/>
          <w:b/>
          <w:color w:val="000000" w:themeColor="text1"/>
        </w:rPr>
      </w:pPr>
    </w:p>
    <w:p w14:paraId="14DA24A0" w14:textId="77777777" w:rsidR="00707B61" w:rsidRDefault="00707B61" w:rsidP="008153AE">
      <w:pPr>
        <w:spacing w:line="480" w:lineRule="auto"/>
        <w:ind w:firstLine="720"/>
        <w:rPr>
          <w:rFonts w:asciiTheme="majorEastAsia" w:hAnsiTheme="majorEastAsia" w:cstheme="majorEastAsia"/>
          <w:b/>
          <w:color w:val="000000" w:themeColor="text1"/>
        </w:rPr>
      </w:pPr>
    </w:p>
    <w:p w14:paraId="0FBBBE4F" w14:textId="77777777" w:rsidR="00707B61" w:rsidRDefault="00707B61" w:rsidP="008153AE">
      <w:pPr>
        <w:spacing w:line="480" w:lineRule="auto"/>
        <w:ind w:firstLine="720"/>
        <w:rPr>
          <w:rFonts w:asciiTheme="majorEastAsia" w:hAnsiTheme="majorEastAsia" w:cstheme="majorEastAsia"/>
          <w:b/>
          <w:color w:val="000000" w:themeColor="text1"/>
        </w:rPr>
      </w:pPr>
    </w:p>
    <w:p w14:paraId="3080884F" w14:textId="77777777" w:rsidR="00707B61" w:rsidRDefault="00707B61" w:rsidP="008153AE">
      <w:pPr>
        <w:spacing w:line="480" w:lineRule="auto"/>
        <w:ind w:firstLine="720"/>
        <w:rPr>
          <w:rFonts w:asciiTheme="majorEastAsia" w:hAnsiTheme="majorEastAsia" w:cstheme="majorEastAsia"/>
          <w:b/>
          <w:color w:val="000000" w:themeColor="text1"/>
        </w:rPr>
      </w:pPr>
    </w:p>
    <w:p w14:paraId="4DFA0D99" w14:textId="77777777" w:rsidR="00707B61" w:rsidRDefault="00707B61" w:rsidP="008153AE">
      <w:pPr>
        <w:spacing w:line="480" w:lineRule="auto"/>
        <w:ind w:firstLine="720"/>
        <w:rPr>
          <w:rFonts w:asciiTheme="majorEastAsia" w:hAnsiTheme="majorEastAsia" w:cstheme="majorEastAsia"/>
          <w:b/>
          <w:color w:val="000000" w:themeColor="text1"/>
        </w:rPr>
      </w:pPr>
    </w:p>
    <w:p w14:paraId="0CE88AB1" w14:textId="77777777" w:rsidR="00707B61" w:rsidRDefault="00707B61" w:rsidP="008153AE">
      <w:pPr>
        <w:spacing w:line="480" w:lineRule="auto"/>
        <w:ind w:firstLine="720"/>
        <w:rPr>
          <w:rFonts w:asciiTheme="majorEastAsia" w:hAnsiTheme="majorEastAsia" w:cstheme="majorEastAsia"/>
          <w:b/>
          <w:color w:val="000000" w:themeColor="text1"/>
        </w:rPr>
      </w:pPr>
    </w:p>
    <w:p w14:paraId="57285576" w14:textId="6B884819" w:rsidR="00E61E6D" w:rsidRPr="00E61E6D" w:rsidRDefault="00E6287D" w:rsidP="008153AE">
      <w:pPr>
        <w:spacing w:line="480" w:lineRule="auto"/>
        <w:ind w:firstLine="720"/>
        <w:rPr>
          <w:rFonts w:asciiTheme="majorEastAsia" w:hAnsiTheme="majorEastAsia" w:cstheme="majorEastAsia"/>
          <w:b/>
          <w:color w:val="000000" w:themeColor="text1"/>
        </w:rPr>
      </w:pPr>
      <w:r w:rsidRPr="00E6287D">
        <w:rPr>
          <w:rFonts w:asciiTheme="majorEastAsia" w:hAnsiTheme="majorEastAsia" w:cstheme="majorEastAsia"/>
          <w:noProof/>
          <w:color w:val="000000" w:themeColor="text1"/>
          <w:lang w:eastAsia="en-US"/>
        </w:rPr>
        <w:lastRenderedPageBreak/>
        <w:drawing>
          <wp:anchor distT="0" distB="0" distL="114300" distR="114300" simplePos="0" relativeHeight="251665408" behindDoc="0" locked="0" layoutInCell="1" allowOverlap="1" wp14:anchorId="76D1E502" wp14:editId="181FD414">
            <wp:simplePos x="0" y="0"/>
            <wp:positionH relativeFrom="column">
              <wp:posOffset>-415290</wp:posOffset>
            </wp:positionH>
            <wp:positionV relativeFrom="paragraph">
              <wp:posOffset>447040</wp:posOffset>
            </wp:positionV>
            <wp:extent cx="7106920" cy="399732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06920" cy="3997325"/>
                    </a:xfrm>
                    <a:prstGeom prst="rect">
                      <a:avLst/>
                    </a:prstGeom>
                  </pic:spPr>
                </pic:pic>
              </a:graphicData>
            </a:graphic>
            <wp14:sizeRelH relativeFrom="page">
              <wp14:pctWidth>0</wp14:pctWidth>
            </wp14:sizeRelH>
            <wp14:sizeRelV relativeFrom="page">
              <wp14:pctHeight>0</wp14:pctHeight>
            </wp14:sizeRelV>
          </wp:anchor>
        </w:drawing>
      </w:r>
      <w:r w:rsidR="00E61E6D" w:rsidRPr="00E61E6D">
        <w:rPr>
          <w:rFonts w:asciiTheme="majorEastAsia" w:hAnsiTheme="majorEastAsia" w:cstheme="majorEastAsia"/>
          <w:b/>
          <w:color w:val="000000" w:themeColor="text1"/>
        </w:rPr>
        <w:t>Figure 4</w:t>
      </w:r>
    </w:p>
    <w:p w14:paraId="75755B6B" w14:textId="25A950AA" w:rsidR="00E61E6D" w:rsidRPr="00B56E58" w:rsidRDefault="00E6287D" w:rsidP="008153AE">
      <w:pPr>
        <w:spacing w:line="480" w:lineRule="auto"/>
        <w:ind w:firstLine="720"/>
        <w:rPr>
          <w:rFonts w:asciiTheme="majorEastAsia" w:hAnsiTheme="majorEastAsia" w:cstheme="majorEastAsia"/>
          <w:color w:val="000000" w:themeColor="text1"/>
        </w:rPr>
      </w:pPr>
      <w:r w:rsidRPr="00E6287D">
        <w:rPr>
          <w:rFonts w:asciiTheme="majorEastAsia" w:hAnsiTheme="majorEastAsia" w:cstheme="majorEastAsia"/>
          <w:noProof/>
          <w:color w:val="000000" w:themeColor="text1"/>
        </w:rPr>
        <w:t xml:space="preserve"> </w:t>
      </w:r>
    </w:p>
    <w:p w14:paraId="7567FC39" w14:textId="77777777" w:rsidR="00DB170C" w:rsidRDefault="00DB170C" w:rsidP="005C6769">
      <w:pPr>
        <w:rPr>
          <w:rFonts w:asciiTheme="majorEastAsia" w:hAnsiTheme="majorEastAsia" w:cstheme="majorEastAsia"/>
        </w:rPr>
      </w:pPr>
    </w:p>
    <w:p w14:paraId="4E8798A2" w14:textId="77777777" w:rsidR="00707B61" w:rsidRDefault="00707B61" w:rsidP="005C6769">
      <w:pPr>
        <w:rPr>
          <w:rFonts w:asciiTheme="majorEastAsia" w:hAnsiTheme="majorEastAsia" w:cstheme="majorEastAsia"/>
        </w:rPr>
      </w:pPr>
    </w:p>
    <w:p w14:paraId="42F74F66" w14:textId="77777777" w:rsidR="00707B61" w:rsidRDefault="00707B61" w:rsidP="005C6769">
      <w:pPr>
        <w:rPr>
          <w:rFonts w:asciiTheme="majorEastAsia" w:hAnsiTheme="majorEastAsia" w:cstheme="majorEastAsia"/>
        </w:rPr>
      </w:pPr>
    </w:p>
    <w:p w14:paraId="24ADE003" w14:textId="51B82518" w:rsidR="00707B61" w:rsidRDefault="00707B61" w:rsidP="005C6769">
      <w:pPr>
        <w:rPr>
          <w:rFonts w:asciiTheme="majorEastAsia" w:hAnsiTheme="majorEastAsia" w:cstheme="majorEastAsia"/>
        </w:rPr>
      </w:pPr>
      <w:r>
        <w:rPr>
          <w:rFonts w:asciiTheme="majorEastAsia" w:hAnsiTheme="majorEastAsia" w:cstheme="majorEastAsia"/>
        </w:rPr>
        <w:t xml:space="preserve">Figure 4. The quantification of axonal and dendritic rods on DIV7,14 and 21. </w:t>
      </w:r>
      <w:r w:rsidR="007F4C76">
        <w:rPr>
          <w:rFonts w:asciiTheme="majorEastAsia" w:hAnsiTheme="majorEastAsia" w:cstheme="majorEastAsia"/>
        </w:rPr>
        <w:t xml:space="preserve">The orange region represent the dendritic rods number and the blue region represent the axonal rods number. The localization of rods </w:t>
      </w:r>
      <w:r w:rsidR="001B146B">
        <w:rPr>
          <w:rFonts w:asciiTheme="majorEastAsia" w:hAnsiTheme="majorEastAsia" w:cstheme="majorEastAsia"/>
        </w:rPr>
        <w:t>is</w:t>
      </w:r>
      <w:r w:rsidR="007F4C76">
        <w:rPr>
          <w:rFonts w:asciiTheme="majorEastAsia" w:hAnsiTheme="majorEastAsia" w:cstheme="majorEastAsia"/>
        </w:rPr>
        <w:t xml:space="preserve"> decided by immunostaining of MAP2 and neurofilament and morphology.</w:t>
      </w:r>
    </w:p>
    <w:p w14:paraId="3D779268" w14:textId="77777777" w:rsidR="00707B61" w:rsidRDefault="00707B61" w:rsidP="005C6769">
      <w:pPr>
        <w:rPr>
          <w:rFonts w:asciiTheme="majorEastAsia" w:hAnsiTheme="majorEastAsia" w:cstheme="majorEastAsia"/>
        </w:rPr>
      </w:pPr>
    </w:p>
    <w:p w14:paraId="442E8689" w14:textId="0EA948BC" w:rsidR="005C6769" w:rsidRPr="005C6769" w:rsidRDefault="005C6769" w:rsidP="005C6769">
      <w:pPr>
        <w:rPr>
          <w:rFonts w:asciiTheme="majorEastAsia" w:hAnsiTheme="majorEastAsia" w:cstheme="majorEastAsia"/>
          <w:b/>
        </w:rPr>
      </w:pPr>
      <w:r w:rsidRPr="005C6769">
        <w:rPr>
          <w:rFonts w:asciiTheme="majorEastAsia" w:hAnsiTheme="majorEastAsia" w:cstheme="majorEastAsia"/>
        </w:rPr>
        <w:t>5</w:t>
      </w:r>
      <w:r w:rsidRPr="005C6769">
        <w:rPr>
          <w:rFonts w:asciiTheme="majorEastAsia" w:hAnsiTheme="majorEastAsia" w:cstheme="majorEastAsia"/>
          <w:b/>
        </w:rPr>
        <w:t xml:space="preserve">-Fluoro-2’-deoxyuridine treatment on DIV14 culture possibly sensitize the NMDA receptor to the excess level of glutamate. Figure of glutamate and APV treated DIV14 neuronal culture with or without APV pretreated and with or without FDU treatment. </w:t>
      </w:r>
    </w:p>
    <w:p w14:paraId="0066B09C" w14:textId="77777777" w:rsidR="005C6769" w:rsidRPr="005C6769" w:rsidRDefault="005C6769" w:rsidP="00CA61A0">
      <w:pPr>
        <w:rPr>
          <w:rFonts w:asciiTheme="majorEastAsia" w:hAnsiTheme="majorEastAsia" w:cstheme="majorEastAsia"/>
          <w:b/>
        </w:rPr>
      </w:pPr>
    </w:p>
    <w:p w14:paraId="06A3790F" w14:textId="77777777" w:rsidR="008D1835" w:rsidRDefault="008D1835" w:rsidP="00CA61A0">
      <w:pPr>
        <w:rPr>
          <w:rFonts w:asciiTheme="majorEastAsia" w:hAnsiTheme="majorEastAsia" w:cstheme="majorEastAsia"/>
          <w:b/>
        </w:rPr>
      </w:pPr>
    </w:p>
    <w:p w14:paraId="19666823" w14:textId="2B31D021" w:rsidR="008D1835" w:rsidRDefault="00513D07" w:rsidP="008153AE">
      <w:pPr>
        <w:spacing w:line="480" w:lineRule="auto"/>
        <w:rPr>
          <w:rFonts w:asciiTheme="majorEastAsia" w:hAnsiTheme="majorEastAsia" w:cstheme="majorEastAsia"/>
          <w:b/>
        </w:rPr>
      </w:pPr>
      <w:r>
        <w:rPr>
          <w:rFonts w:asciiTheme="majorEastAsia" w:hAnsiTheme="majorEastAsia" w:cstheme="majorEastAsia"/>
          <w:b/>
        </w:rPr>
        <w:tab/>
      </w:r>
      <w:r>
        <w:rPr>
          <w:rFonts w:asciiTheme="majorEastAsia" w:hAnsiTheme="majorEastAsia" w:cstheme="majorEastAsia"/>
        </w:rPr>
        <w:t xml:space="preserve">APV inhibition to NMDA receptors are more effective when the neuronal cells are treated with </w:t>
      </w:r>
      <w:r w:rsidRPr="00513D07">
        <w:rPr>
          <w:rFonts w:asciiTheme="majorEastAsia" w:hAnsiTheme="majorEastAsia" w:cstheme="majorEastAsia"/>
        </w:rPr>
        <w:t>5-Fluoro-2’-deoxyuridine</w:t>
      </w:r>
      <w:r>
        <w:rPr>
          <w:rFonts w:asciiTheme="majorEastAsia" w:hAnsiTheme="majorEastAsia" w:cstheme="majorEastAsia"/>
        </w:rPr>
        <w:t xml:space="preserve">. This probably indicates that NMDA receptors are </w:t>
      </w:r>
      <w:r>
        <w:rPr>
          <w:rFonts w:asciiTheme="majorEastAsia" w:hAnsiTheme="majorEastAsia" w:cstheme="majorEastAsia"/>
        </w:rPr>
        <w:lastRenderedPageBreak/>
        <w:t xml:space="preserve">more sensitive to the excess level of glutamate when there are less glia cells around them, or simply show the glia cell wrapping the gap junctions structurally block the antagonist from reaching the NMDA receptors. </w:t>
      </w:r>
    </w:p>
    <w:p w14:paraId="08B5C2D0" w14:textId="77777777" w:rsidR="008D1835" w:rsidRDefault="008D1835" w:rsidP="008153AE">
      <w:pPr>
        <w:spacing w:line="480" w:lineRule="auto"/>
        <w:rPr>
          <w:rFonts w:asciiTheme="majorEastAsia" w:hAnsiTheme="majorEastAsia" w:cstheme="majorEastAsia"/>
          <w:b/>
        </w:rPr>
      </w:pPr>
    </w:p>
    <w:p w14:paraId="4255836F" w14:textId="77777777" w:rsidR="00D3460E" w:rsidRDefault="00D3460E" w:rsidP="008153AE">
      <w:pPr>
        <w:spacing w:line="480" w:lineRule="auto"/>
        <w:rPr>
          <w:rFonts w:asciiTheme="majorEastAsia" w:hAnsiTheme="majorEastAsia" w:cstheme="majorEastAsia"/>
          <w:b/>
        </w:rPr>
      </w:pPr>
    </w:p>
    <w:p w14:paraId="65A000A7" w14:textId="77777777" w:rsidR="00D3460E" w:rsidRDefault="00D3460E" w:rsidP="008153AE">
      <w:pPr>
        <w:spacing w:line="480" w:lineRule="auto"/>
        <w:rPr>
          <w:rFonts w:asciiTheme="majorEastAsia" w:hAnsiTheme="majorEastAsia" w:cstheme="majorEastAsia"/>
          <w:b/>
        </w:rPr>
      </w:pPr>
    </w:p>
    <w:p w14:paraId="464603E0" w14:textId="77777777" w:rsidR="00D3460E" w:rsidRDefault="00D3460E" w:rsidP="008153AE">
      <w:pPr>
        <w:spacing w:line="480" w:lineRule="auto"/>
        <w:rPr>
          <w:rFonts w:asciiTheme="majorEastAsia" w:hAnsiTheme="majorEastAsia" w:cstheme="majorEastAsia"/>
          <w:b/>
        </w:rPr>
      </w:pPr>
    </w:p>
    <w:p w14:paraId="070F6FDC" w14:textId="77777777" w:rsidR="00D3460E" w:rsidRDefault="00D3460E" w:rsidP="008153AE">
      <w:pPr>
        <w:spacing w:line="480" w:lineRule="auto"/>
        <w:rPr>
          <w:rFonts w:asciiTheme="majorEastAsia" w:hAnsiTheme="majorEastAsia" w:cstheme="majorEastAsia"/>
          <w:b/>
        </w:rPr>
      </w:pPr>
    </w:p>
    <w:p w14:paraId="76430956" w14:textId="77777777" w:rsidR="00D3460E" w:rsidRDefault="00D3460E" w:rsidP="008153AE">
      <w:pPr>
        <w:spacing w:line="480" w:lineRule="auto"/>
        <w:rPr>
          <w:rFonts w:asciiTheme="majorEastAsia" w:hAnsiTheme="majorEastAsia" w:cstheme="majorEastAsia"/>
          <w:b/>
        </w:rPr>
      </w:pPr>
    </w:p>
    <w:p w14:paraId="04CA0DD9" w14:textId="3A8688C8" w:rsidR="00D3460E" w:rsidRDefault="00D3460E" w:rsidP="008153AE">
      <w:pPr>
        <w:spacing w:line="480" w:lineRule="auto"/>
        <w:rPr>
          <w:rFonts w:asciiTheme="majorEastAsia" w:hAnsiTheme="majorEastAsia" w:cstheme="majorEastAsia"/>
          <w:b/>
        </w:rPr>
      </w:pPr>
      <w:r>
        <w:rPr>
          <w:rFonts w:asciiTheme="majorEastAsia" w:hAnsiTheme="majorEastAsia" w:cstheme="majorEastAsia"/>
          <w:b/>
        </w:rPr>
        <w:t>Figure 5</w:t>
      </w:r>
    </w:p>
    <w:p w14:paraId="563A44FC" w14:textId="2F22FD48" w:rsidR="00DA7DC1" w:rsidRDefault="00DA7DC1" w:rsidP="008153AE">
      <w:pPr>
        <w:spacing w:line="480" w:lineRule="auto"/>
        <w:rPr>
          <w:rFonts w:asciiTheme="majorEastAsia" w:hAnsiTheme="majorEastAsia" w:cstheme="majorEastAsia"/>
          <w:b/>
        </w:rPr>
      </w:pPr>
      <w:r w:rsidRPr="00DA7DC1">
        <w:rPr>
          <w:rFonts w:asciiTheme="majorEastAsia" w:hAnsiTheme="majorEastAsia" w:cstheme="majorEastAsia"/>
          <w:b/>
          <w:noProof/>
          <w:lang w:eastAsia="en-US"/>
        </w:rPr>
        <w:drawing>
          <wp:inline distT="0" distB="0" distL="0" distR="0" wp14:anchorId="6C5B6ECC" wp14:editId="7340641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FFF4C9A" w14:textId="446B34CF" w:rsidR="008D1835" w:rsidRDefault="008D1835" w:rsidP="00CA61A0">
      <w:pPr>
        <w:rPr>
          <w:rFonts w:asciiTheme="majorEastAsia" w:hAnsiTheme="majorEastAsia" w:cstheme="majorEastAsia"/>
          <w:b/>
        </w:rPr>
      </w:pPr>
    </w:p>
    <w:p w14:paraId="697E0F3B" w14:textId="0E053665" w:rsidR="007F4C76" w:rsidRDefault="007F4C76" w:rsidP="007F4C76">
      <w:pPr>
        <w:rPr>
          <w:rFonts w:eastAsia="Times New Roman"/>
        </w:rPr>
      </w:pPr>
      <w:r>
        <w:rPr>
          <w:rFonts w:asciiTheme="majorEastAsia" w:hAnsiTheme="majorEastAsia" w:cstheme="majorEastAsia"/>
          <w:b/>
        </w:rPr>
        <w:lastRenderedPageBreak/>
        <w:t xml:space="preserve">Figure 4. </w:t>
      </w:r>
      <w:r>
        <w:rPr>
          <w:rFonts w:asciiTheme="majorEastAsia" w:hAnsiTheme="majorEastAsia" w:cstheme="majorEastAsia"/>
        </w:rPr>
        <w:t xml:space="preserve">The quantification of rods index and percent without </w:t>
      </w:r>
      <w:r w:rsidRPr="007F4C76">
        <w:rPr>
          <w:rFonts w:asciiTheme="majorEastAsia" w:hAnsiTheme="majorEastAsia" w:cstheme="majorEastAsia"/>
        </w:rPr>
        <w:t>5-Fluoro-2’-deoxyuridine</w:t>
      </w:r>
      <w:r>
        <w:rPr>
          <w:rFonts w:asciiTheme="majorEastAsia" w:hAnsiTheme="majorEastAsia" w:cstheme="majorEastAsia"/>
        </w:rPr>
        <w:t xml:space="preserve"> treatment. The APV did drag the rods index from 6.9833 to 5.64 with P=</w:t>
      </w:r>
      <w:r w:rsidRPr="007F4C76">
        <w:rPr>
          <w:rFonts w:asciiTheme="majorEastAsia" w:hAnsiTheme="majorEastAsia" w:cstheme="majorEastAsia"/>
        </w:rPr>
        <w:t xml:space="preserve"> 0.1998</w:t>
      </w:r>
      <w:r>
        <w:rPr>
          <w:rFonts w:asciiTheme="majorEastAsia" w:hAnsiTheme="majorEastAsia" w:cstheme="majorEastAsia"/>
        </w:rPr>
        <w:t>, While APV didn’t show its ability to decrease the rod percent.</w:t>
      </w:r>
    </w:p>
    <w:p w14:paraId="402A7BC6" w14:textId="419B93A9" w:rsidR="008D1835" w:rsidRDefault="008D1835" w:rsidP="00CA61A0">
      <w:pPr>
        <w:rPr>
          <w:rFonts w:asciiTheme="majorEastAsia" w:hAnsiTheme="majorEastAsia" w:cstheme="majorEastAsia"/>
        </w:rPr>
      </w:pPr>
    </w:p>
    <w:p w14:paraId="7D175747" w14:textId="77777777" w:rsidR="004A233B" w:rsidRDefault="004A233B" w:rsidP="00CA61A0">
      <w:pPr>
        <w:rPr>
          <w:rFonts w:asciiTheme="majorEastAsia" w:hAnsiTheme="majorEastAsia" w:cstheme="majorEastAsia"/>
        </w:rPr>
      </w:pPr>
    </w:p>
    <w:p w14:paraId="037C2A8B" w14:textId="77777777" w:rsidR="004A233B" w:rsidRDefault="004A233B" w:rsidP="00CA61A0">
      <w:pPr>
        <w:rPr>
          <w:rFonts w:asciiTheme="majorEastAsia" w:hAnsiTheme="majorEastAsia" w:cstheme="majorEastAsia"/>
        </w:rPr>
      </w:pPr>
    </w:p>
    <w:p w14:paraId="4D78D1C4" w14:textId="77777777" w:rsidR="004A233B" w:rsidRDefault="004A233B" w:rsidP="00CA61A0">
      <w:pPr>
        <w:rPr>
          <w:rFonts w:asciiTheme="majorEastAsia" w:hAnsiTheme="majorEastAsia" w:cstheme="majorEastAsia"/>
        </w:rPr>
      </w:pPr>
    </w:p>
    <w:p w14:paraId="2F1419AE" w14:textId="77777777" w:rsidR="004A233B" w:rsidRDefault="004A233B" w:rsidP="00CA61A0">
      <w:pPr>
        <w:rPr>
          <w:rFonts w:asciiTheme="majorEastAsia" w:hAnsiTheme="majorEastAsia" w:cstheme="majorEastAsia"/>
        </w:rPr>
      </w:pPr>
    </w:p>
    <w:p w14:paraId="3129FB02" w14:textId="77777777" w:rsidR="004A233B" w:rsidRDefault="004A233B" w:rsidP="00CA61A0">
      <w:pPr>
        <w:rPr>
          <w:rFonts w:asciiTheme="majorEastAsia" w:hAnsiTheme="majorEastAsia" w:cstheme="majorEastAsia"/>
        </w:rPr>
      </w:pPr>
    </w:p>
    <w:p w14:paraId="328F4A8D" w14:textId="77777777" w:rsidR="004A233B" w:rsidRDefault="004A233B" w:rsidP="00CA61A0">
      <w:pPr>
        <w:rPr>
          <w:rFonts w:asciiTheme="majorEastAsia" w:hAnsiTheme="majorEastAsia" w:cstheme="majorEastAsia"/>
        </w:rPr>
      </w:pPr>
    </w:p>
    <w:p w14:paraId="3E2BE05C" w14:textId="77777777" w:rsidR="004A233B" w:rsidRDefault="004A233B" w:rsidP="00CA61A0">
      <w:pPr>
        <w:rPr>
          <w:rFonts w:asciiTheme="majorEastAsia" w:hAnsiTheme="majorEastAsia" w:cstheme="majorEastAsia"/>
        </w:rPr>
      </w:pPr>
    </w:p>
    <w:p w14:paraId="344AFACC" w14:textId="77777777" w:rsidR="004A233B" w:rsidRDefault="004A233B" w:rsidP="00CA61A0">
      <w:pPr>
        <w:rPr>
          <w:rFonts w:asciiTheme="majorEastAsia" w:hAnsiTheme="majorEastAsia" w:cstheme="majorEastAsia"/>
        </w:rPr>
      </w:pPr>
    </w:p>
    <w:p w14:paraId="3B8421A0" w14:textId="77777777" w:rsidR="004A233B" w:rsidRDefault="004A233B" w:rsidP="00CA61A0">
      <w:pPr>
        <w:rPr>
          <w:rFonts w:asciiTheme="majorEastAsia" w:hAnsiTheme="majorEastAsia" w:cstheme="majorEastAsia"/>
        </w:rPr>
      </w:pPr>
    </w:p>
    <w:p w14:paraId="570AD5D5" w14:textId="77777777" w:rsidR="004A233B" w:rsidRDefault="004A233B" w:rsidP="00CA61A0">
      <w:pPr>
        <w:rPr>
          <w:rFonts w:asciiTheme="majorEastAsia" w:hAnsiTheme="majorEastAsia" w:cstheme="majorEastAsia"/>
        </w:rPr>
      </w:pPr>
    </w:p>
    <w:p w14:paraId="55BA3CFF" w14:textId="77777777" w:rsidR="004A233B" w:rsidRDefault="004A233B" w:rsidP="00CA61A0">
      <w:pPr>
        <w:rPr>
          <w:rFonts w:asciiTheme="majorEastAsia" w:hAnsiTheme="majorEastAsia" w:cstheme="majorEastAsia"/>
        </w:rPr>
      </w:pPr>
    </w:p>
    <w:p w14:paraId="64C2DCB3" w14:textId="40853ACE" w:rsidR="004A233B" w:rsidRDefault="00361971" w:rsidP="00CA61A0">
      <w:pPr>
        <w:rPr>
          <w:rFonts w:asciiTheme="majorEastAsia" w:hAnsiTheme="majorEastAsia" w:cstheme="majorEastAsia"/>
        </w:rPr>
      </w:pPr>
      <w:r>
        <w:rPr>
          <w:noProof/>
          <w:lang w:eastAsia="en-US"/>
        </w:rPr>
        <w:drawing>
          <wp:anchor distT="0" distB="0" distL="114300" distR="114300" simplePos="0" relativeHeight="251667456" behindDoc="0" locked="0" layoutInCell="1" allowOverlap="1" wp14:anchorId="5183A596" wp14:editId="2E20EE0E">
            <wp:simplePos x="0" y="0"/>
            <wp:positionH relativeFrom="column">
              <wp:posOffset>816610</wp:posOffset>
            </wp:positionH>
            <wp:positionV relativeFrom="paragraph">
              <wp:posOffset>38100</wp:posOffset>
            </wp:positionV>
            <wp:extent cx="4565015" cy="5083810"/>
            <wp:effectExtent l="0" t="0" r="698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5015" cy="508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99A59B" w14:textId="77777777" w:rsidR="004A233B" w:rsidRDefault="004A233B" w:rsidP="00CA61A0">
      <w:pPr>
        <w:rPr>
          <w:rFonts w:asciiTheme="majorEastAsia" w:hAnsiTheme="majorEastAsia" w:cstheme="majorEastAsia"/>
        </w:rPr>
      </w:pPr>
    </w:p>
    <w:p w14:paraId="7B72F855" w14:textId="77777777" w:rsidR="004A233B" w:rsidRDefault="004A233B" w:rsidP="00CA61A0">
      <w:pPr>
        <w:rPr>
          <w:rFonts w:asciiTheme="majorEastAsia" w:hAnsiTheme="majorEastAsia" w:cstheme="majorEastAsia"/>
        </w:rPr>
      </w:pPr>
    </w:p>
    <w:p w14:paraId="04ADCA98" w14:textId="77777777" w:rsidR="004A233B" w:rsidRDefault="004A233B" w:rsidP="00CA61A0">
      <w:pPr>
        <w:rPr>
          <w:rFonts w:asciiTheme="majorEastAsia" w:hAnsiTheme="majorEastAsia" w:cstheme="majorEastAsia"/>
        </w:rPr>
      </w:pPr>
    </w:p>
    <w:p w14:paraId="1A41EA7C" w14:textId="77777777" w:rsidR="004A233B" w:rsidRDefault="004A233B" w:rsidP="00CA61A0">
      <w:pPr>
        <w:rPr>
          <w:rFonts w:asciiTheme="majorEastAsia" w:hAnsiTheme="majorEastAsia" w:cstheme="majorEastAsia"/>
        </w:rPr>
      </w:pPr>
    </w:p>
    <w:p w14:paraId="6DCD528A" w14:textId="77777777" w:rsidR="004A233B" w:rsidRDefault="004A233B" w:rsidP="00CA61A0">
      <w:pPr>
        <w:rPr>
          <w:rFonts w:asciiTheme="majorEastAsia" w:hAnsiTheme="majorEastAsia" w:cstheme="majorEastAsia"/>
        </w:rPr>
      </w:pPr>
    </w:p>
    <w:p w14:paraId="78E45A83" w14:textId="77777777" w:rsidR="004A233B" w:rsidRDefault="004A233B" w:rsidP="00CA61A0">
      <w:pPr>
        <w:rPr>
          <w:rFonts w:asciiTheme="majorEastAsia" w:hAnsiTheme="majorEastAsia" w:cstheme="majorEastAsia"/>
        </w:rPr>
      </w:pPr>
    </w:p>
    <w:p w14:paraId="6B714075" w14:textId="77777777" w:rsidR="004A233B" w:rsidRDefault="004A233B" w:rsidP="00CA61A0">
      <w:pPr>
        <w:rPr>
          <w:rFonts w:asciiTheme="majorEastAsia" w:hAnsiTheme="majorEastAsia" w:cstheme="majorEastAsia"/>
        </w:rPr>
      </w:pPr>
    </w:p>
    <w:p w14:paraId="72C2C5DB" w14:textId="77777777" w:rsidR="004A233B" w:rsidRDefault="004A233B" w:rsidP="00CA61A0">
      <w:pPr>
        <w:rPr>
          <w:rFonts w:asciiTheme="majorEastAsia" w:hAnsiTheme="majorEastAsia" w:cstheme="majorEastAsia"/>
        </w:rPr>
      </w:pPr>
    </w:p>
    <w:p w14:paraId="352D5E6B" w14:textId="77777777" w:rsidR="004A233B" w:rsidRDefault="004A233B" w:rsidP="00CA61A0">
      <w:pPr>
        <w:rPr>
          <w:rFonts w:asciiTheme="majorEastAsia" w:hAnsiTheme="majorEastAsia" w:cstheme="majorEastAsia"/>
        </w:rPr>
      </w:pPr>
    </w:p>
    <w:p w14:paraId="1AECF132" w14:textId="48716039" w:rsidR="004A233B" w:rsidRDefault="004A233B" w:rsidP="004A233B"/>
    <w:p w14:paraId="0EEDBF8B" w14:textId="77777777" w:rsidR="004A233B" w:rsidRDefault="004A233B" w:rsidP="004A233B"/>
    <w:p w14:paraId="51D9E9B3" w14:textId="77777777" w:rsidR="004A233B" w:rsidRDefault="004A233B" w:rsidP="004A233B"/>
    <w:p w14:paraId="2FE74654" w14:textId="77777777" w:rsidR="004A233B" w:rsidRDefault="004A233B" w:rsidP="004A233B"/>
    <w:p w14:paraId="5681D73C" w14:textId="77777777" w:rsidR="004A233B" w:rsidRDefault="004A233B" w:rsidP="004A233B"/>
    <w:p w14:paraId="4E2B0704" w14:textId="77777777" w:rsidR="004A233B" w:rsidRDefault="004A233B" w:rsidP="004A233B"/>
    <w:p w14:paraId="63B905B5" w14:textId="77777777" w:rsidR="004A233B" w:rsidRDefault="004A233B" w:rsidP="004A233B"/>
    <w:p w14:paraId="4C1CE81D" w14:textId="77777777" w:rsidR="004A233B" w:rsidRDefault="004A233B" w:rsidP="004A233B"/>
    <w:p w14:paraId="0C0187F1" w14:textId="77777777" w:rsidR="004A233B" w:rsidRDefault="004A233B" w:rsidP="004A233B"/>
    <w:p w14:paraId="31C8CF24" w14:textId="77777777" w:rsidR="004A233B" w:rsidRDefault="004A233B" w:rsidP="004A233B"/>
    <w:p w14:paraId="7FBF6075" w14:textId="77777777" w:rsidR="004A233B" w:rsidRDefault="004A233B" w:rsidP="004A233B"/>
    <w:p w14:paraId="6BE4542C" w14:textId="77777777" w:rsidR="004A233B" w:rsidRDefault="004A233B" w:rsidP="004A233B"/>
    <w:p w14:paraId="317E1CF0" w14:textId="77777777" w:rsidR="004A233B" w:rsidRDefault="004A233B" w:rsidP="004A233B"/>
    <w:p w14:paraId="4E28EDE4" w14:textId="77777777" w:rsidR="004A233B" w:rsidRDefault="004A233B" w:rsidP="004A233B"/>
    <w:p w14:paraId="133B2157" w14:textId="77777777" w:rsidR="004A233B" w:rsidRDefault="004A233B" w:rsidP="004A233B"/>
    <w:p w14:paraId="5E7AD474" w14:textId="77777777" w:rsidR="004A233B" w:rsidRDefault="004A233B" w:rsidP="004A233B"/>
    <w:p w14:paraId="29355BC8" w14:textId="77777777" w:rsidR="004A233B" w:rsidRDefault="004A233B" w:rsidP="004A233B"/>
    <w:p w14:paraId="7F0EC1DF" w14:textId="77777777" w:rsidR="004A233B" w:rsidRDefault="004A233B" w:rsidP="004A233B"/>
    <w:p w14:paraId="74308D62" w14:textId="77777777" w:rsidR="004A233B" w:rsidRDefault="004A233B" w:rsidP="004A233B"/>
    <w:p w14:paraId="04C21AF5" w14:textId="77777777" w:rsidR="004A233B" w:rsidRDefault="004A233B" w:rsidP="004A233B">
      <w:pPr>
        <w:rPr>
          <w:b/>
          <w:sz w:val="20"/>
          <w:szCs w:val="20"/>
        </w:rPr>
      </w:pPr>
    </w:p>
    <w:p w14:paraId="2590CCAC" w14:textId="77777777" w:rsidR="004A233B" w:rsidRDefault="004A233B" w:rsidP="004A233B">
      <w:pPr>
        <w:rPr>
          <w:b/>
          <w:sz w:val="20"/>
          <w:szCs w:val="20"/>
        </w:rPr>
      </w:pPr>
    </w:p>
    <w:p w14:paraId="3F08A7A5" w14:textId="77777777" w:rsidR="004A233B" w:rsidRDefault="004A233B" w:rsidP="004A233B">
      <w:pPr>
        <w:rPr>
          <w:b/>
          <w:sz w:val="20"/>
          <w:szCs w:val="20"/>
        </w:rPr>
      </w:pPr>
    </w:p>
    <w:p w14:paraId="4A143185" w14:textId="77777777" w:rsidR="004A233B" w:rsidRDefault="004A233B" w:rsidP="004A233B">
      <w:pPr>
        <w:rPr>
          <w:b/>
          <w:sz w:val="20"/>
          <w:szCs w:val="20"/>
        </w:rPr>
      </w:pPr>
    </w:p>
    <w:p w14:paraId="03BC8739" w14:textId="77777777" w:rsidR="004A233B" w:rsidRDefault="004A233B" w:rsidP="004A233B">
      <w:pPr>
        <w:rPr>
          <w:b/>
          <w:sz w:val="20"/>
          <w:szCs w:val="20"/>
        </w:rPr>
      </w:pPr>
    </w:p>
    <w:p w14:paraId="729C4941" w14:textId="77777777" w:rsidR="004A233B" w:rsidRDefault="004A233B" w:rsidP="004A233B">
      <w:pPr>
        <w:rPr>
          <w:b/>
          <w:sz w:val="20"/>
          <w:szCs w:val="20"/>
        </w:rPr>
      </w:pPr>
    </w:p>
    <w:p w14:paraId="70B3419D" w14:textId="77777777" w:rsidR="004A233B" w:rsidRDefault="004A233B" w:rsidP="004A233B">
      <w:pPr>
        <w:rPr>
          <w:b/>
          <w:sz w:val="20"/>
          <w:szCs w:val="20"/>
        </w:rPr>
      </w:pPr>
    </w:p>
    <w:p w14:paraId="27E91FBE" w14:textId="77777777" w:rsidR="004A233B" w:rsidRDefault="004A233B" w:rsidP="004A233B">
      <w:pPr>
        <w:rPr>
          <w:b/>
          <w:sz w:val="20"/>
          <w:szCs w:val="20"/>
        </w:rPr>
      </w:pPr>
    </w:p>
    <w:p w14:paraId="357391AB" w14:textId="77777777" w:rsidR="004A233B" w:rsidRDefault="004A233B" w:rsidP="004A233B">
      <w:pPr>
        <w:rPr>
          <w:b/>
          <w:sz w:val="20"/>
          <w:szCs w:val="20"/>
        </w:rPr>
      </w:pPr>
    </w:p>
    <w:p w14:paraId="2DA81833" w14:textId="77777777" w:rsidR="004A233B" w:rsidRDefault="004A233B" w:rsidP="004A233B">
      <w:pPr>
        <w:rPr>
          <w:b/>
          <w:sz w:val="20"/>
          <w:szCs w:val="20"/>
        </w:rPr>
      </w:pPr>
    </w:p>
    <w:p w14:paraId="24B53685" w14:textId="77777777" w:rsidR="004A233B" w:rsidRDefault="004A233B" w:rsidP="004A233B">
      <w:pPr>
        <w:rPr>
          <w:b/>
          <w:sz w:val="20"/>
          <w:szCs w:val="20"/>
        </w:rPr>
      </w:pPr>
    </w:p>
    <w:p w14:paraId="56F94590" w14:textId="77777777" w:rsidR="004A233B" w:rsidRDefault="004A233B" w:rsidP="004A233B">
      <w:pPr>
        <w:rPr>
          <w:b/>
          <w:sz w:val="20"/>
          <w:szCs w:val="20"/>
        </w:rPr>
      </w:pPr>
    </w:p>
    <w:p w14:paraId="33EE7676" w14:textId="77777777" w:rsidR="004A233B" w:rsidRDefault="004A233B" w:rsidP="004A233B">
      <w:pPr>
        <w:rPr>
          <w:b/>
          <w:sz w:val="20"/>
          <w:szCs w:val="20"/>
        </w:rPr>
      </w:pPr>
    </w:p>
    <w:p w14:paraId="05ACCEBC" w14:textId="77777777" w:rsidR="004A233B" w:rsidRDefault="004A233B" w:rsidP="004A233B">
      <w:r w:rsidRPr="00B87DE7">
        <w:rPr>
          <w:b/>
          <w:sz w:val="20"/>
          <w:szCs w:val="20"/>
        </w:rPr>
        <w:t>Figure 4.3.</w:t>
      </w:r>
      <w:r w:rsidRPr="00B87DE7">
        <w:rPr>
          <w:sz w:val="20"/>
          <w:szCs w:val="20"/>
        </w:rPr>
        <w:t xml:space="preserve"> Ca</w:t>
      </w:r>
      <w:r w:rsidRPr="00B87DE7">
        <w:rPr>
          <w:sz w:val="20"/>
          <w:szCs w:val="20"/>
          <w:vertAlign w:val="superscript"/>
        </w:rPr>
        <w:t>2+</w:t>
      </w:r>
      <w:r w:rsidRPr="00B87DE7">
        <w:rPr>
          <w:sz w:val="20"/>
          <w:szCs w:val="20"/>
        </w:rPr>
        <w:t xml:space="preserve"> or the Ca</w:t>
      </w:r>
      <w:r w:rsidRPr="00B87DE7">
        <w:rPr>
          <w:sz w:val="20"/>
          <w:szCs w:val="20"/>
          <w:vertAlign w:val="superscript"/>
        </w:rPr>
        <w:t>2+</w:t>
      </w:r>
      <w:r w:rsidRPr="00B87DE7">
        <w:rPr>
          <w:sz w:val="20"/>
          <w:szCs w:val="20"/>
        </w:rPr>
        <w:t>-dependent proteins, calcineurin or calpain, are not essential for AMPA-induced rod formation.</w:t>
      </w:r>
      <w:r>
        <w:rPr>
          <w:sz w:val="20"/>
          <w:szCs w:val="20"/>
        </w:rPr>
        <w:t xml:space="preserve">  </w:t>
      </w:r>
      <w:r w:rsidRPr="00B87DE7">
        <w:rPr>
          <w:sz w:val="20"/>
          <w:szCs w:val="20"/>
        </w:rPr>
        <w:t xml:space="preserve">(A.) Rat hippocampal neurons were loaded with Fura2-AM, which is de-esterified to Fura2 by cellular </w:t>
      </w:r>
      <w:proofErr w:type="spellStart"/>
      <w:r w:rsidRPr="00B87DE7">
        <w:rPr>
          <w:sz w:val="20"/>
          <w:szCs w:val="20"/>
        </w:rPr>
        <w:t>esterases</w:t>
      </w:r>
      <w:proofErr w:type="spellEnd"/>
      <w:r w:rsidRPr="00B87DE7">
        <w:rPr>
          <w:sz w:val="20"/>
          <w:szCs w:val="20"/>
        </w:rPr>
        <w:t>, for Ca</w:t>
      </w:r>
      <w:r w:rsidRPr="00B87DE7">
        <w:rPr>
          <w:sz w:val="20"/>
          <w:szCs w:val="20"/>
          <w:vertAlign w:val="superscript"/>
        </w:rPr>
        <w:t>2+</w:t>
      </w:r>
      <w:r w:rsidRPr="00B87DE7">
        <w:rPr>
          <w:sz w:val="20"/>
          <w:szCs w:val="20"/>
        </w:rPr>
        <w:t xml:space="preserve"> imaging. The peak excitation wavelength of Fura2 shifts to 380 nm from 340 nm upon Ca</w:t>
      </w:r>
      <w:r w:rsidRPr="00B87DE7">
        <w:rPr>
          <w:sz w:val="20"/>
          <w:szCs w:val="20"/>
          <w:vertAlign w:val="superscript"/>
        </w:rPr>
        <w:t>2+</w:t>
      </w:r>
      <w:r w:rsidRPr="00B87DE7">
        <w:rPr>
          <w:sz w:val="20"/>
          <w:szCs w:val="20"/>
        </w:rPr>
        <w:t xml:space="preserve"> binding; thus, a larger (380/340) ratio indicates higher Ca</w:t>
      </w:r>
      <w:r w:rsidRPr="00B87DE7">
        <w:rPr>
          <w:sz w:val="20"/>
          <w:szCs w:val="20"/>
          <w:vertAlign w:val="superscript"/>
        </w:rPr>
        <w:t xml:space="preserve">2+ </w:t>
      </w:r>
      <w:r w:rsidRPr="00B87DE7">
        <w:rPr>
          <w:sz w:val="20"/>
          <w:szCs w:val="20"/>
        </w:rPr>
        <w:t>concentrations. Each panel shown indicates a (380/340) ratio image. Before AMPA treatment, 380- and 340-nm images were captured for each neuron to establish a baseline (380/340) ratio, which was then normalized to 100%. (S)-AMPA treatment induces a rapid and robust Ca</w:t>
      </w:r>
      <w:r w:rsidRPr="00B87DE7">
        <w:rPr>
          <w:sz w:val="20"/>
          <w:szCs w:val="20"/>
          <w:vertAlign w:val="superscript"/>
        </w:rPr>
        <w:t>2+</w:t>
      </w:r>
      <w:r w:rsidRPr="00B87DE7">
        <w:rPr>
          <w:sz w:val="20"/>
          <w:szCs w:val="20"/>
        </w:rPr>
        <w:t xml:space="preserve"> response in hippocampal neurons (see </w:t>
      </w:r>
      <w:r w:rsidRPr="00B87DE7">
        <w:rPr>
          <w:i/>
          <w:sz w:val="20"/>
          <w:szCs w:val="20"/>
        </w:rPr>
        <w:t>top panels [post-AMPA ratio: 155; pre-AMPA ratio: 95]</w:t>
      </w:r>
      <w:r w:rsidRPr="00B87DE7">
        <w:rPr>
          <w:sz w:val="20"/>
          <w:szCs w:val="20"/>
        </w:rPr>
        <w:t xml:space="preserve">), which can be blocked by EGTA pre-treatment (see </w:t>
      </w:r>
      <w:r w:rsidRPr="00B87DE7">
        <w:rPr>
          <w:i/>
          <w:sz w:val="20"/>
          <w:szCs w:val="20"/>
        </w:rPr>
        <w:t>bottom panels [post-AMPA ratio:113; pre-AMPA ratio: 86</w:t>
      </w:r>
      <w:proofErr w:type="gramStart"/>
      <w:r w:rsidRPr="00B87DE7">
        <w:rPr>
          <w:i/>
          <w:sz w:val="20"/>
          <w:szCs w:val="20"/>
        </w:rPr>
        <w:t xml:space="preserve">] </w:t>
      </w:r>
      <w:r w:rsidRPr="00B87DE7">
        <w:rPr>
          <w:sz w:val="20"/>
          <w:szCs w:val="20"/>
        </w:rPr>
        <w:t>)</w:t>
      </w:r>
      <w:proofErr w:type="gramEnd"/>
      <w:r w:rsidRPr="00B87DE7">
        <w:rPr>
          <w:sz w:val="20"/>
          <w:szCs w:val="20"/>
        </w:rPr>
        <w:t xml:space="preserve">. (B.) Quantification of Fura2 (380/340) ratio over </w:t>
      </w:r>
      <w:proofErr w:type="spellStart"/>
      <w:r w:rsidRPr="00B87DE7">
        <w:rPr>
          <w:sz w:val="20"/>
          <w:szCs w:val="20"/>
        </w:rPr>
        <w:t>over</w:t>
      </w:r>
      <w:proofErr w:type="spellEnd"/>
      <w:r w:rsidRPr="00B87DE7">
        <w:rPr>
          <w:sz w:val="20"/>
          <w:szCs w:val="20"/>
        </w:rPr>
        <w:t xml:space="preserve"> a total of 45 min at various timepoints: 2.5, 5, 7.5, 10, 15, 40 min. 25 µM (S)-AMPA (</w:t>
      </w:r>
      <w:r w:rsidRPr="00B87DE7">
        <w:rPr>
          <w:i/>
          <w:sz w:val="20"/>
          <w:szCs w:val="20"/>
        </w:rPr>
        <w:t>red squares</w:t>
      </w:r>
      <w:r w:rsidRPr="00B87DE7">
        <w:rPr>
          <w:sz w:val="20"/>
          <w:szCs w:val="20"/>
        </w:rPr>
        <w:t>) treatment induces a rapid increase in cytoplasmic Ca</w:t>
      </w:r>
      <w:r w:rsidRPr="00B87DE7">
        <w:rPr>
          <w:sz w:val="20"/>
          <w:szCs w:val="20"/>
          <w:vertAlign w:val="superscript"/>
        </w:rPr>
        <w:t>2+</w:t>
      </w:r>
      <w:r w:rsidRPr="00B87DE7">
        <w:rPr>
          <w:sz w:val="20"/>
          <w:szCs w:val="20"/>
        </w:rPr>
        <w:t>, which is sustained over 45 min (Ca</w:t>
      </w:r>
      <w:r w:rsidRPr="00B87DE7">
        <w:rPr>
          <w:sz w:val="20"/>
          <w:szCs w:val="20"/>
          <w:vertAlign w:val="superscript"/>
        </w:rPr>
        <w:t>2+</w:t>
      </w:r>
      <w:r w:rsidRPr="00B87DE7">
        <w:rPr>
          <w:sz w:val="20"/>
          <w:szCs w:val="20"/>
        </w:rPr>
        <w:t xml:space="preserve"> overload). The Fura2 ratio actually decreases in untreated neurons over this same timeframe (</w:t>
      </w:r>
      <w:r w:rsidRPr="00B87DE7">
        <w:rPr>
          <w:i/>
          <w:sz w:val="20"/>
          <w:szCs w:val="20"/>
        </w:rPr>
        <w:t>blue squares</w:t>
      </w:r>
      <w:r w:rsidRPr="00B87DE7">
        <w:rPr>
          <w:sz w:val="20"/>
          <w:szCs w:val="20"/>
        </w:rPr>
        <w:t>). 6 mM EGTA pre-treatment (</w:t>
      </w:r>
      <w:r w:rsidRPr="00B87DE7">
        <w:rPr>
          <w:i/>
          <w:sz w:val="20"/>
          <w:szCs w:val="20"/>
        </w:rPr>
        <w:t>green squares</w:t>
      </w:r>
      <w:r w:rsidRPr="00B87DE7">
        <w:rPr>
          <w:sz w:val="20"/>
          <w:szCs w:val="20"/>
        </w:rPr>
        <w:t>) blocks all Ca2+ responses induced by (S)-AMPA treatment. The Fura2 ratio for EGTA-treated neurons is lower than that observed for untreated neurons. (C.) 5-7 div rat hippocampal neurons were pre-treated with EGTA (6 mM) or various drug-inhibitors before treating with 25 µM (S)-AMPA to test whether rod formation could be blocked. The following drug inhibitors were used at the following concentrations: (Cyclosporin A, 20 µM), (FK-506, 25 µM), (ALLN, 50 µM), (E-64d, 15 µM). Neither EGTA pre-treatment nor any of the drug-inhibitors tested prevented rod formation. Some of these results will need to be repeated to determine their significance.</w:t>
      </w:r>
    </w:p>
    <w:p w14:paraId="288BEC17" w14:textId="77777777" w:rsidR="004A233B" w:rsidRPr="007F4C76" w:rsidRDefault="004A233B" w:rsidP="00CA61A0">
      <w:pPr>
        <w:rPr>
          <w:rFonts w:asciiTheme="majorEastAsia" w:hAnsiTheme="majorEastAsia" w:cstheme="majorEastAsia"/>
        </w:rPr>
      </w:pPr>
    </w:p>
    <w:p w14:paraId="38DB2DE0" w14:textId="77777777" w:rsidR="008D1835" w:rsidRDefault="008D1835" w:rsidP="00CA61A0">
      <w:pPr>
        <w:rPr>
          <w:rFonts w:asciiTheme="majorEastAsia" w:hAnsiTheme="majorEastAsia" w:cstheme="majorEastAsia"/>
          <w:b/>
        </w:rPr>
      </w:pPr>
    </w:p>
    <w:p w14:paraId="4B7BC723" w14:textId="77777777" w:rsidR="008D1835" w:rsidRDefault="008D1835" w:rsidP="00CA61A0">
      <w:pPr>
        <w:rPr>
          <w:rFonts w:asciiTheme="majorEastAsia" w:hAnsiTheme="majorEastAsia" w:cstheme="majorEastAsia"/>
          <w:b/>
        </w:rPr>
      </w:pPr>
    </w:p>
    <w:p w14:paraId="66935E9B" w14:textId="77777777" w:rsidR="008D1835" w:rsidRDefault="008D1835" w:rsidP="00CA61A0">
      <w:pPr>
        <w:rPr>
          <w:rFonts w:asciiTheme="majorEastAsia" w:hAnsiTheme="majorEastAsia" w:cstheme="majorEastAsia"/>
          <w:b/>
        </w:rPr>
      </w:pPr>
    </w:p>
    <w:p w14:paraId="3EA158CB" w14:textId="77777777" w:rsidR="008D1835" w:rsidRDefault="008D1835" w:rsidP="00CA61A0">
      <w:pPr>
        <w:rPr>
          <w:rFonts w:asciiTheme="majorEastAsia" w:hAnsiTheme="majorEastAsia" w:cstheme="majorEastAsia"/>
          <w:b/>
        </w:rPr>
      </w:pPr>
    </w:p>
    <w:p w14:paraId="4ED84095" w14:textId="77777777" w:rsidR="008D1835" w:rsidRDefault="008D1835" w:rsidP="00CA61A0">
      <w:pPr>
        <w:rPr>
          <w:rFonts w:asciiTheme="majorEastAsia" w:hAnsiTheme="majorEastAsia" w:cstheme="majorEastAsia"/>
          <w:b/>
        </w:rPr>
      </w:pPr>
    </w:p>
    <w:p w14:paraId="59326FFD" w14:textId="77777777" w:rsidR="008D1835" w:rsidRDefault="008D1835" w:rsidP="00CA61A0">
      <w:pPr>
        <w:rPr>
          <w:rFonts w:asciiTheme="majorEastAsia" w:hAnsiTheme="majorEastAsia" w:cstheme="majorEastAsia"/>
          <w:b/>
        </w:rPr>
      </w:pPr>
    </w:p>
    <w:p w14:paraId="7EFF3145" w14:textId="77777777" w:rsidR="008D1835" w:rsidRDefault="008D1835" w:rsidP="00CA61A0">
      <w:pPr>
        <w:rPr>
          <w:rFonts w:asciiTheme="majorEastAsia" w:hAnsiTheme="majorEastAsia" w:cstheme="majorEastAsia"/>
          <w:b/>
        </w:rPr>
      </w:pPr>
    </w:p>
    <w:p w14:paraId="1F1227A5" w14:textId="77777777" w:rsidR="008D1835" w:rsidRDefault="008D1835" w:rsidP="00CA61A0">
      <w:pPr>
        <w:rPr>
          <w:rFonts w:asciiTheme="majorEastAsia" w:hAnsiTheme="majorEastAsia" w:cstheme="majorEastAsia"/>
          <w:b/>
        </w:rPr>
      </w:pPr>
    </w:p>
    <w:p w14:paraId="747E5507" w14:textId="1C06D6DF" w:rsidR="00D36C97" w:rsidRDefault="00D36C97" w:rsidP="00CA61A0">
      <w:pPr>
        <w:rPr>
          <w:ins w:id="601" w:author="Yang,Qianhui (EID)" w:date="2018-06-18T15:54:00Z"/>
          <w:rFonts w:asciiTheme="majorEastAsia" w:hAnsiTheme="majorEastAsia" w:cstheme="majorEastAsia"/>
          <w:b/>
        </w:rPr>
      </w:pPr>
      <w:r>
        <w:rPr>
          <w:rFonts w:asciiTheme="majorEastAsia" w:hAnsiTheme="majorEastAsia" w:cstheme="majorEastAsia"/>
          <w:b/>
        </w:rPr>
        <w:t>Discussions</w:t>
      </w:r>
    </w:p>
    <w:p w14:paraId="4D6DEC26" w14:textId="77777777" w:rsidR="008930AE" w:rsidRDefault="008930AE" w:rsidP="00CA61A0">
      <w:pPr>
        <w:rPr>
          <w:rFonts w:asciiTheme="majorEastAsia" w:hAnsiTheme="majorEastAsia" w:cstheme="majorEastAsia"/>
          <w:b/>
        </w:rPr>
      </w:pPr>
    </w:p>
    <w:p w14:paraId="14EE7B8F" w14:textId="77777777" w:rsidR="008930AE" w:rsidRDefault="008930AE" w:rsidP="008930AE">
      <w:pPr>
        <w:spacing w:line="480" w:lineRule="auto"/>
        <w:rPr>
          <w:ins w:id="602" w:author="Yang,Qianhui (EID)" w:date="2018-06-18T15:54:00Z"/>
          <w:rFonts w:asciiTheme="majorEastAsia" w:hAnsiTheme="majorEastAsia" w:cstheme="majorEastAsia"/>
        </w:rPr>
      </w:pPr>
      <w:ins w:id="603" w:author="Yang,Qianhui (EID)" w:date="2018-06-18T15:54:00Z">
        <w:r w:rsidRPr="004D41E6">
          <w:rPr>
            <w:rFonts w:asciiTheme="majorEastAsia" w:hAnsiTheme="majorEastAsia" w:cstheme="majorEastAsia"/>
            <w:highlight w:val="yellow"/>
          </w:rPr>
          <w:t xml:space="preserve">When phosphorylated on ser3, its actin-binding phosphoregulatory site, phospho-cofilin no longer binds to actin but it will bind to and activate phospholipase D1 (Han L, EMBO J 2007) and thus increase levels of membrane phosphatidic acid, which depresses expression of the </w:t>
        </w:r>
        <w:r w:rsidRPr="004D41E6">
          <w:rPr>
            <w:rFonts w:asciiTheme="majorEastAsia" w:hAnsiTheme="majorEastAsia" w:cstheme="majorEastAsia"/>
            <w:highlight w:val="yellow"/>
          </w:rPr>
          <w:lastRenderedPageBreak/>
          <w:t>tumor suppressor protein p53 (Hui L, et al Mol Cell Biol 2004), and also mediates activation of DOCK2, which contains a PA binding domain (</w:t>
        </w:r>
        <w:proofErr w:type="spellStart"/>
        <w:r w:rsidRPr="004D41E6">
          <w:rPr>
            <w:rFonts w:asciiTheme="majorEastAsia" w:hAnsiTheme="majorEastAsia" w:cstheme="majorEastAsia"/>
            <w:highlight w:val="yellow"/>
          </w:rPr>
          <w:t>Nishikimi</w:t>
        </w:r>
        <w:proofErr w:type="spellEnd"/>
        <w:r w:rsidRPr="004D41E6">
          <w:rPr>
            <w:rFonts w:asciiTheme="majorEastAsia" w:hAnsiTheme="majorEastAsia" w:cstheme="majorEastAsia"/>
            <w:highlight w:val="yellow"/>
          </w:rPr>
          <w:t xml:space="preserve"> A, et al., Science 2009).</w:t>
        </w:r>
        <w:r>
          <w:rPr>
            <w:rFonts w:asciiTheme="majorEastAsia" w:hAnsiTheme="majorEastAsia" w:cstheme="majorEastAsia"/>
          </w:rPr>
          <w:t xml:space="preserve"> For example, Cofilin, which has 4 </w:t>
        </w:r>
        <w:proofErr w:type="spellStart"/>
        <w:r>
          <w:rPr>
            <w:rFonts w:asciiTheme="majorEastAsia" w:hAnsiTheme="majorEastAsia" w:cstheme="majorEastAsia"/>
          </w:rPr>
          <w:t>Cys</w:t>
        </w:r>
        <w:proofErr w:type="spellEnd"/>
        <w:r>
          <w:rPr>
            <w:rFonts w:asciiTheme="majorEastAsia" w:hAnsiTheme="majorEastAsia" w:cstheme="majorEastAsia"/>
          </w:rPr>
          <w:t xml:space="preserve"> residues, can also form a single or double intramolecular disulfide </w:t>
        </w:r>
        <w:proofErr w:type="gramStart"/>
        <w:r>
          <w:rPr>
            <w:rFonts w:asciiTheme="majorEastAsia" w:hAnsiTheme="majorEastAsia" w:cstheme="majorEastAsia"/>
          </w:rPr>
          <w:t>bonds</w:t>
        </w:r>
        <w:proofErr w:type="gramEnd"/>
        <w:r>
          <w:rPr>
            <w:rFonts w:asciiTheme="majorEastAsia" w:hAnsiTheme="majorEastAsia" w:cstheme="majorEastAsia"/>
          </w:rPr>
          <w:t xml:space="preserve">. Dephosphorylation of cofilin by slingshot (Woo JA et al., Cell Death Differ 2015) or chronophin (Kim JE et al., 2010) along with the oxidation of cysteines to form intramolecular disulfide bonds decreases cofilin's actin-binding and enhances its localization with mitochondria where it functions, perhaps in association with p53(Liu T et al, Sci rep 2017) or Drp1 (Li, G. et al., </w:t>
        </w:r>
        <w:proofErr w:type="spellStart"/>
        <w:r>
          <w:rPr>
            <w:rFonts w:asciiTheme="majorEastAsia" w:hAnsiTheme="majorEastAsia" w:cstheme="majorEastAsia"/>
          </w:rPr>
          <w:t>Oncotarget</w:t>
        </w:r>
        <w:proofErr w:type="spellEnd"/>
        <w:r>
          <w:rPr>
            <w:rFonts w:asciiTheme="majorEastAsia" w:hAnsiTheme="majorEastAsia" w:cstheme="majorEastAsia"/>
          </w:rPr>
          <w:t xml:space="preserve"> 2015) or through dissociation of cofilin from a complex with </w:t>
        </w:r>
        <w:proofErr w:type="spellStart"/>
        <w:r>
          <w:rPr>
            <w:rFonts w:asciiTheme="majorEastAsia" w:hAnsiTheme="majorEastAsia" w:cstheme="majorEastAsia"/>
          </w:rPr>
          <w:t>Bax</w:t>
        </w:r>
        <w:proofErr w:type="spellEnd"/>
        <w:r>
          <w:rPr>
            <w:rFonts w:asciiTheme="majorEastAsia" w:hAnsiTheme="majorEastAsia" w:cstheme="majorEastAsia"/>
          </w:rPr>
          <w:t xml:space="preserve"> (</w:t>
        </w:r>
        <w:proofErr w:type="spellStart"/>
        <w:r>
          <w:rPr>
            <w:rFonts w:asciiTheme="majorEastAsia" w:hAnsiTheme="majorEastAsia" w:cstheme="majorEastAsia"/>
          </w:rPr>
          <w:t>Simonishvili</w:t>
        </w:r>
        <w:proofErr w:type="spellEnd"/>
        <w:r>
          <w:rPr>
            <w:rFonts w:asciiTheme="majorEastAsia" w:hAnsiTheme="majorEastAsia" w:cstheme="majorEastAsia"/>
          </w:rPr>
          <w:t xml:space="preserve"> et al 2013 ASN Neuro), </w:t>
        </w:r>
        <w:r w:rsidRPr="004D41E6">
          <w:rPr>
            <w:rFonts w:asciiTheme="majorEastAsia" w:hAnsiTheme="majorEastAsia" w:cstheme="majorEastAsia"/>
            <w:highlight w:val="yellow"/>
          </w:rPr>
          <w:t>to trigger apoptosis</w:t>
        </w:r>
        <w:r>
          <w:rPr>
            <w:rFonts w:asciiTheme="majorEastAsia" w:hAnsiTheme="majorEastAsia" w:cstheme="majorEastAsia"/>
          </w:rPr>
          <w:t xml:space="preserve"> (refs: Chua BT et al Nat Cell Biol 2003, </w:t>
        </w:r>
        <w:proofErr w:type="spellStart"/>
        <w:r>
          <w:rPr>
            <w:rFonts w:asciiTheme="majorEastAsia" w:hAnsiTheme="majorEastAsia" w:cstheme="majorEastAsia"/>
          </w:rPr>
          <w:t>Klampt</w:t>
        </w:r>
        <w:proofErr w:type="spellEnd"/>
        <w:r>
          <w:rPr>
            <w:rFonts w:asciiTheme="majorEastAsia" w:hAnsiTheme="majorEastAsia" w:cstheme="majorEastAsia"/>
          </w:rPr>
          <w:t xml:space="preserve"> F et al.,  2009 Nat Cell Biol; Woo JA et al Cell Death </w:t>
        </w:r>
        <w:proofErr w:type="spellStart"/>
        <w:r>
          <w:rPr>
            <w:rFonts w:asciiTheme="majorEastAsia" w:hAnsiTheme="majorEastAsia" w:cstheme="majorEastAsia"/>
          </w:rPr>
          <w:t>Differen</w:t>
        </w:r>
        <w:proofErr w:type="spellEnd"/>
        <w:r>
          <w:rPr>
            <w:rFonts w:asciiTheme="majorEastAsia" w:hAnsiTheme="majorEastAsia" w:cstheme="majorEastAsia"/>
          </w:rPr>
          <w:t xml:space="preserve"> 2012; )  but see </w:t>
        </w:r>
        <w:proofErr w:type="spellStart"/>
        <w:r>
          <w:rPr>
            <w:rFonts w:asciiTheme="majorEastAsia" w:hAnsiTheme="majorEastAsia" w:cstheme="majorEastAsia"/>
          </w:rPr>
          <w:t>Rehklau</w:t>
        </w:r>
        <w:proofErr w:type="spellEnd"/>
        <w:r>
          <w:rPr>
            <w:rFonts w:asciiTheme="majorEastAsia" w:hAnsiTheme="majorEastAsia" w:cstheme="majorEastAsia"/>
          </w:rPr>
          <w:t xml:space="preserve"> </w:t>
        </w:r>
        <w:proofErr w:type="spellStart"/>
        <w:r>
          <w:rPr>
            <w:rFonts w:asciiTheme="majorEastAsia" w:hAnsiTheme="majorEastAsia" w:cstheme="majorEastAsia"/>
          </w:rPr>
          <w:t>Ket</w:t>
        </w:r>
        <w:proofErr w:type="spellEnd"/>
        <w:r>
          <w:rPr>
            <w:rFonts w:asciiTheme="majorEastAsia" w:hAnsiTheme="majorEastAsia" w:cstheme="majorEastAsia"/>
          </w:rPr>
          <w:t xml:space="preserve"> al  and R </w:t>
        </w:r>
        <w:proofErr w:type="spellStart"/>
        <w:r>
          <w:rPr>
            <w:rFonts w:asciiTheme="majorEastAsia" w:hAnsiTheme="majorEastAsia" w:cstheme="majorEastAsia"/>
          </w:rPr>
          <w:t>MBust</w:t>
        </w:r>
        <w:proofErr w:type="spellEnd"/>
        <w:r>
          <w:rPr>
            <w:rFonts w:asciiTheme="majorEastAsia" w:hAnsiTheme="majorEastAsia" w:cstheme="majorEastAsia"/>
          </w:rPr>
          <w:t xml:space="preserve"> MB, Cell Death Differ 2012).</w:t>
        </w:r>
      </w:ins>
    </w:p>
    <w:p w14:paraId="56D4AF19" w14:textId="77777777" w:rsidR="00D36C97" w:rsidRDefault="00D36C97" w:rsidP="00CA61A0">
      <w:pPr>
        <w:rPr>
          <w:rFonts w:asciiTheme="majorEastAsia" w:hAnsiTheme="majorEastAsia" w:cstheme="majorEastAsia"/>
          <w:b/>
        </w:rPr>
      </w:pPr>
    </w:p>
    <w:p w14:paraId="6C6EF386" w14:textId="7D6D2E15" w:rsidR="00D36C97" w:rsidRDefault="00D36C97" w:rsidP="00CA61A0">
      <w:pPr>
        <w:rPr>
          <w:rFonts w:asciiTheme="majorEastAsia" w:hAnsiTheme="majorEastAsia" w:cstheme="majorEastAsia"/>
          <w:b/>
        </w:rPr>
      </w:pPr>
      <w:r>
        <w:rPr>
          <w:rFonts w:asciiTheme="majorEastAsia" w:hAnsiTheme="majorEastAsia" w:cstheme="majorEastAsia"/>
          <w:b/>
        </w:rPr>
        <w:t>Future Directions</w:t>
      </w:r>
    </w:p>
    <w:p w14:paraId="608DD085" w14:textId="77777777" w:rsidR="00D36C97" w:rsidRDefault="00D36C97" w:rsidP="00CA61A0">
      <w:pPr>
        <w:rPr>
          <w:rFonts w:asciiTheme="majorEastAsia" w:hAnsiTheme="majorEastAsia" w:cstheme="majorEastAsia"/>
          <w:b/>
        </w:rPr>
      </w:pPr>
    </w:p>
    <w:p w14:paraId="23AD60CA" w14:textId="77777777" w:rsidR="00A62172" w:rsidRDefault="00A62172" w:rsidP="00A62172">
      <w:pPr>
        <w:rPr>
          <w:rFonts w:asciiTheme="majorEastAsia" w:hAnsiTheme="majorEastAsia" w:cstheme="majorEastAsia"/>
          <w:b/>
        </w:rPr>
      </w:pPr>
    </w:p>
    <w:p w14:paraId="65390DA5" w14:textId="77777777" w:rsidR="00040224" w:rsidRDefault="00040224" w:rsidP="00040224">
      <w:pPr>
        <w:rPr>
          <w:rFonts w:asciiTheme="majorEastAsia" w:hAnsiTheme="majorEastAsia" w:cstheme="majorEastAsia"/>
          <w:b/>
        </w:rPr>
      </w:pPr>
    </w:p>
    <w:p w14:paraId="58CD4D4E" w14:textId="77777777" w:rsidR="00040224" w:rsidRDefault="00040224" w:rsidP="00040224">
      <w:pPr>
        <w:rPr>
          <w:rFonts w:asciiTheme="majorEastAsia" w:hAnsiTheme="majorEastAsia" w:cstheme="majorEastAsia"/>
          <w:b/>
        </w:rPr>
      </w:pPr>
      <w:r>
        <w:rPr>
          <w:rFonts w:asciiTheme="majorEastAsia" w:hAnsiTheme="majorEastAsia" w:cstheme="majorEastAsia"/>
          <w:b/>
        </w:rPr>
        <w:t>References:</w:t>
      </w:r>
    </w:p>
    <w:p w14:paraId="571B856C" w14:textId="77777777" w:rsidR="00040224" w:rsidRDefault="00040224" w:rsidP="00040224">
      <w:pPr>
        <w:rPr>
          <w:rFonts w:asciiTheme="majorEastAsia" w:hAnsiTheme="majorEastAsia" w:cstheme="majorEastAsia"/>
          <w:b/>
        </w:rPr>
      </w:pPr>
      <w:r>
        <w:rPr>
          <w:rFonts w:asciiTheme="majorEastAsia" w:hAnsiTheme="majorEastAsia" w:cstheme="majorEastAsia"/>
          <w:b/>
        </w:rPr>
        <w:t xml:space="preserve"> </w:t>
      </w:r>
    </w:p>
    <w:p w14:paraId="55DA6324" w14:textId="77777777" w:rsidR="00040224" w:rsidRPr="008B5F88" w:rsidRDefault="00040224" w:rsidP="00040224">
      <w:pPr>
        <w:pStyle w:val="ListParagraph"/>
        <w:numPr>
          <w:ilvl w:val="0"/>
          <w:numId w:val="3"/>
        </w:numPr>
        <w:ind w:left="720"/>
        <w:rPr>
          <w:rFonts w:asciiTheme="majorEastAsia" w:hAnsiTheme="majorEastAsia" w:cstheme="majorEastAsia"/>
          <w:b/>
          <w:i/>
          <w:lang w:eastAsia="zh-CN"/>
        </w:rPr>
      </w:pPr>
      <w:proofErr w:type="spellStart"/>
      <w:r>
        <w:rPr>
          <w:rFonts w:asciiTheme="majorEastAsia" w:hAnsiTheme="majorEastAsia" w:cstheme="majorEastAsia"/>
          <w:lang w:eastAsia="zh-CN"/>
        </w:rPr>
        <w:t>Adeboye</w:t>
      </w:r>
      <w:proofErr w:type="spellEnd"/>
      <w:r>
        <w:rPr>
          <w:rFonts w:asciiTheme="majorEastAsia" w:hAnsiTheme="majorEastAsia" w:cstheme="majorEastAsia"/>
          <w:lang w:eastAsia="zh-CN"/>
        </w:rPr>
        <w:t xml:space="preserve">, A. (Eds.). (2016). </w:t>
      </w:r>
      <w:r w:rsidRPr="008B5F88">
        <w:rPr>
          <w:rFonts w:asciiTheme="majorEastAsia" w:hAnsiTheme="majorEastAsia" w:cstheme="majorEastAsia"/>
          <w:i/>
          <w:lang w:eastAsia="zh-CN"/>
        </w:rPr>
        <w:t xml:space="preserve">Drug discovery approaches for the treatment of neurodegenerative disorders. </w:t>
      </w:r>
      <w:r>
        <w:rPr>
          <w:rFonts w:asciiTheme="majorEastAsia" w:hAnsiTheme="majorEastAsia" w:cstheme="majorEastAsia"/>
          <w:lang w:eastAsia="zh-CN"/>
        </w:rPr>
        <w:t>United Kingdom and United States: Elsevier.</w:t>
      </w:r>
    </w:p>
    <w:p w14:paraId="361A2CED" w14:textId="77777777" w:rsidR="00040224" w:rsidRPr="008B33F1" w:rsidRDefault="00040224" w:rsidP="00040224">
      <w:pPr>
        <w:pStyle w:val="ListParagraph"/>
        <w:numPr>
          <w:ilvl w:val="0"/>
          <w:numId w:val="3"/>
        </w:numPr>
        <w:ind w:left="720"/>
        <w:rPr>
          <w:rFonts w:asciiTheme="majorEastAsia" w:hAnsiTheme="majorEastAsia" w:cstheme="majorEastAsia"/>
          <w:lang w:eastAsia="zh-CN"/>
        </w:rPr>
      </w:pPr>
      <w:r w:rsidRPr="008B33F1">
        <w:rPr>
          <w:rFonts w:asciiTheme="majorEastAsia" w:hAnsiTheme="majorEastAsia" w:cstheme="majorEastAsia"/>
          <w:lang w:eastAsia="zh-CN"/>
        </w:rPr>
        <w:t xml:space="preserve">Harvard </w:t>
      </w:r>
      <w:proofErr w:type="spellStart"/>
      <w:r w:rsidRPr="008B33F1">
        <w:rPr>
          <w:rFonts w:asciiTheme="majorEastAsia" w:hAnsiTheme="majorEastAsia" w:cstheme="majorEastAsia"/>
          <w:lang w:eastAsia="zh-CN"/>
        </w:rPr>
        <w:t>NeuroDiscovery</w:t>
      </w:r>
      <w:proofErr w:type="spellEnd"/>
      <w:r w:rsidRPr="008B33F1">
        <w:rPr>
          <w:rFonts w:asciiTheme="majorEastAsia" w:hAnsiTheme="majorEastAsia" w:cstheme="majorEastAsia"/>
          <w:lang w:eastAsia="zh-CN"/>
        </w:rPr>
        <w:t xml:space="preserve"> Center. </w:t>
      </w:r>
      <w:r w:rsidRPr="008B33F1">
        <w:rPr>
          <w:rFonts w:asciiTheme="majorEastAsia" w:hAnsiTheme="majorEastAsia" w:cstheme="majorEastAsia"/>
          <w:i/>
          <w:lang w:eastAsia="zh-CN"/>
        </w:rPr>
        <w:t>The challenge of neurodegenerative disease</w:t>
      </w:r>
      <w:r w:rsidRPr="008B33F1">
        <w:rPr>
          <w:rFonts w:asciiTheme="majorEastAsia" w:hAnsiTheme="majorEastAsia" w:cstheme="majorEastAsia"/>
          <w:lang w:eastAsia="zh-CN"/>
        </w:rPr>
        <w:t xml:space="preserve">. Retrieved from </w:t>
      </w:r>
      <w:hyperlink r:id="rId20" w:history="1">
        <w:r w:rsidRPr="008B33F1">
          <w:rPr>
            <w:rStyle w:val="Hyperlink"/>
            <w:rFonts w:asciiTheme="majorEastAsia" w:hAnsiTheme="majorEastAsia" w:cstheme="majorEastAsia"/>
            <w:lang w:eastAsia="zh-CN"/>
          </w:rPr>
          <w:t>https://neurodiscovery.harvard.edu/challenge</w:t>
        </w:r>
      </w:hyperlink>
      <w:r w:rsidRPr="008B33F1">
        <w:rPr>
          <w:rFonts w:asciiTheme="majorEastAsia" w:hAnsiTheme="majorEastAsia" w:cstheme="majorEastAsia"/>
          <w:lang w:eastAsia="zh-CN"/>
        </w:rPr>
        <w:t xml:space="preserve"> </w:t>
      </w:r>
    </w:p>
    <w:p w14:paraId="253A5990" w14:textId="77777777" w:rsidR="00040224" w:rsidRPr="00F0128B" w:rsidRDefault="00040224" w:rsidP="00040224">
      <w:pPr>
        <w:pStyle w:val="ListParagraph"/>
        <w:numPr>
          <w:ilvl w:val="0"/>
          <w:numId w:val="3"/>
        </w:numPr>
        <w:ind w:left="720"/>
        <w:rPr>
          <w:rFonts w:asciiTheme="majorEastAsia" w:hAnsiTheme="majorEastAsia" w:cstheme="majorEastAsia"/>
          <w:lang w:eastAsia="zh-CN"/>
        </w:rPr>
      </w:pPr>
      <w:r w:rsidRPr="00F0128B">
        <w:rPr>
          <w:rFonts w:asciiTheme="majorEastAsia" w:hAnsiTheme="majorEastAsia" w:cstheme="majorEastAsia"/>
          <w:lang w:eastAsia="zh-CN"/>
        </w:rPr>
        <w:t>Alz</w:t>
      </w:r>
      <w:r>
        <w:rPr>
          <w:rFonts w:asciiTheme="majorEastAsia" w:hAnsiTheme="majorEastAsia" w:cstheme="majorEastAsia"/>
          <w:lang w:eastAsia="zh-CN"/>
        </w:rPr>
        <w:t xml:space="preserve">heimer’s Association. (2014). Alzheimer’s Disease facts and figures. </w:t>
      </w:r>
      <w:r w:rsidRPr="00532EB1">
        <w:rPr>
          <w:rFonts w:asciiTheme="majorEastAsia" w:hAnsiTheme="majorEastAsia" w:cstheme="majorEastAsia"/>
          <w:i/>
          <w:lang w:eastAsia="zh-CN"/>
        </w:rPr>
        <w:t>Alzheimer’s and Dementia,</w:t>
      </w:r>
      <w:r>
        <w:rPr>
          <w:rFonts w:asciiTheme="majorEastAsia" w:hAnsiTheme="majorEastAsia" w:cstheme="majorEastAsia"/>
          <w:lang w:eastAsia="zh-CN"/>
        </w:rPr>
        <w:t xml:space="preserve"> Volume 10, Issue 2.  </w:t>
      </w:r>
    </w:p>
    <w:p w14:paraId="4A8ABE81" w14:textId="77777777" w:rsidR="00040224" w:rsidRPr="00532EB1" w:rsidRDefault="00040224" w:rsidP="00040224">
      <w:pPr>
        <w:numPr>
          <w:ilvl w:val="0"/>
          <w:numId w:val="3"/>
        </w:numPr>
        <w:shd w:val="clear" w:color="auto" w:fill="FCFCFC"/>
        <w:ind w:left="720"/>
        <w:textAlignment w:val="baseline"/>
        <w:rPr>
          <w:rFonts w:asciiTheme="majorEastAsia" w:hAnsiTheme="majorEastAsia" w:cstheme="majorEastAsia"/>
        </w:rPr>
      </w:pPr>
      <w:r w:rsidRPr="00532EB1">
        <w:rPr>
          <w:rFonts w:asciiTheme="majorEastAsia" w:hAnsiTheme="majorEastAsia" w:cstheme="majorEastAsia"/>
        </w:rPr>
        <w:t>Kowal</w:t>
      </w:r>
      <w:r>
        <w:rPr>
          <w:rFonts w:asciiTheme="majorEastAsia" w:hAnsiTheme="majorEastAsia" w:cstheme="majorEastAsia"/>
        </w:rPr>
        <w:t>,</w:t>
      </w:r>
      <w:r w:rsidRPr="003407C6">
        <w:rPr>
          <w:rFonts w:asciiTheme="majorEastAsia" w:hAnsiTheme="majorEastAsia" w:cstheme="majorEastAsia"/>
        </w:rPr>
        <w:t xml:space="preserve"> </w:t>
      </w:r>
      <w:r>
        <w:rPr>
          <w:rFonts w:asciiTheme="majorEastAsia" w:hAnsiTheme="majorEastAsia" w:cstheme="majorEastAsia"/>
        </w:rPr>
        <w:t xml:space="preserve">S.L., </w:t>
      </w:r>
      <w:r w:rsidRPr="00532EB1">
        <w:rPr>
          <w:rFonts w:asciiTheme="majorEastAsia" w:hAnsiTheme="majorEastAsia" w:cstheme="majorEastAsia"/>
        </w:rPr>
        <w:t>Dall</w:t>
      </w:r>
      <w:r>
        <w:rPr>
          <w:rFonts w:asciiTheme="majorEastAsia" w:hAnsiTheme="majorEastAsia" w:cstheme="majorEastAsia"/>
        </w:rPr>
        <w:t xml:space="preserve">, T. M., Chakrabarti, R., </w:t>
      </w:r>
      <w:r w:rsidRPr="00532EB1">
        <w:rPr>
          <w:rFonts w:asciiTheme="majorEastAsia" w:hAnsiTheme="majorEastAsia" w:cstheme="majorEastAsia"/>
        </w:rPr>
        <w:t>Storm</w:t>
      </w:r>
      <w:r>
        <w:rPr>
          <w:rFonts w:asciiTheme="majorEastAsia" w:hAnsiTheme="majorEastAsia" w:cstheme="majorEastAsia"/>
        </w:rPr>
        <w:t>, M.V.,</w:t>
      </w:r>
      <w:r w:rsidRPr="00532EB1">
        <w:rPr>
          <w:rFonts w:asciiTheme="majorEastAsia" w:hAnsiTheme="majorEastAsia" w:cstheme="majorEastAsia"/>
        </w:rPr>
        <w:t xml:space="preserve"> Jain</w:t>
      </w:r>
      <w:r>
        <w:rPr>
          <w:rFonts w:asciiTheme="majorEastAsia" w:hAnsiTheme="majorEastAsia" w:cstheme="majorEastAsia"/>
        </w:rPr>
        <w:t xml:space="preserve">, A. </w:t>
      </w:r>
      <w:r w:rsidRPr="003407C6">
        <w:rPr>
          <w:rFonts w:asciiTheme="majorEastAsia" w:hAnsiTheme="majorEastAsia" w:cstheme="majorEastAsia"/>
        </w:rPr>
        <w:t xml:space="preserve">(2013). </w:t>
      </w:r>
      <w:r w:rsidRPr="00532EB1">
        <w:rPr>
          <w:rFonts w:asciiTheme="majorEastAsia" w:hAnsiTheme="majorEastAsia" w:cstheme="majorEastAsia"/>
        </w:rPr>
        <w:t>The current and projected economic burden of Parkinson’s disease in the United States</w:t>
      </w:r>
      <w:r w:rsidRPr="003407C6">
        <w:rPr>
          <w:rFonts w:asciiTheme="majorEastAsia" w:hAnsiTheme="majorEastAsia" w:cstheme="majorEastAsia"/>
        </w:rPr>
        <w:t xml:space="preserve">. </w:t>
      </w:r>
      <w:r w:rsidRPr="003407C6">
        <w:rPr>
          <w:rFonts w:asciiTheme="majorEastAsia" w:hAnsiTheme="majorEastAsia" w:cstheme="majorEastAsia"/>
          <w:i/>
        </w:rPr>
        <w:t>Movement Disorders</w:t>
      </w:r>
      <w:r w:rsidRPr="003407C6">
        <w:rPr>
          <w:rFonts w:asciiTheme="majorEastAsia" w:hAnsiTheme="majorEastAsia" w:cstheme="majorEastAsia"/>
        </w:rPr>
        <w:t>, 28 (3)</w:t>
      </w:r>
      <w:r w:rsidRPr="00532EB1">
        <w:rPr>
          <w:rFonts w:asciiTheme="majorEastAsia" w:hAnsiTheme="majorEastAsia" w:cstheme="majorEastAsia"/>
        </w:rPr>
        <w:t>, pp. 311–318</w:t>
      </w:r>
      <w:r>
        <w:rPr>
          <w:rFonts w:asciiTheme="majorEastAsia" w:hAnsiTheme="majorEastAsia" w:cstheme="majorEastAsia"/>
        </w:rPr>
        <w:t>.</w:t>
      </w:r>
      <w:r w:rsidRPr="00532EB1">
        <w:rPr>
          <w:rFonts w:asciiTheme="majorEastAsia" w:hAnsiTheme="majorEastAsia" w:cstheme="majorEastAsia"/>
        </w:rPr>
        <w:t> </w:t>
      </w:r>
      <w:hyperlink r:id="rId21" w:tgtFrame="doilink" w:history="1">
        <w:r w:rsidRPr="003407C6">
          <w:rPr>
            <w:rFonts w:asciiTheme="majorEastAsia" w:hAnsiTheme="majorEastAsia" w:cstheme="majorEastAsia"/>
          </w:rPr>
          <w:t>https://doi.org/10.1002/mds.25292</w:t>
        </w:r>
      </w:hyperlink>
    </w:p>
    <w:p w14:paraId="47BB48DC" w14:textId="77777777" w:rsidR="00040224" w:rsidRPr="003407C6" w:rsidRDefault="00040224" w:rsidP="00040224">
      <w:pPr>
        <w:pStyle w:val="ListParagraph"/>
        <w:numPr>
          <w:ilvl w:val="0"/>
          <w:numId w:val="3"/>
        </w:numPr>
        <w:ind w:left="720"/>
        <w:rPr>
          <w:rFonts w:asciiTheme="majorEastAsia" w:hAnsiTheme="majorEastAsia" w:cstheme="majorEastAsia"/>
          <w:lang w:eastAsia="zh-CN"/>
        </w:rPr>
      </w:pPr>
      <w:r>
        <w:rPr>
          <w:rFonts w:asciiTheme="majorEastAsia" w:hAnsiTheme="majorEastAsia" w:cstheme="majorEastAsia"/>
          <w:lang w:eastAsia="zh-CN"/>
        </w:rPr>
        <w:lastRenderedPageBreak/>
        <w:t xml:space="preserve">Murphy, S.L., Xu, J., </w:t>
      </w:r>
      <w:proofErr w:type="spellStart"/>
      <w:r>
        <w:rPr>
          <w:rFonts w:asciiTheme="majorEastAsia" w:hAnsiTheme="majorEastAsia" w:cstheme="majorEastAsia"/>
          <w:lang w:eastAsia="zh-CN"/>
        </w:rPr>
        <w:t>Kochanek</w:t>
      </w:r>
      <w:proofErr w:type="spellEnd"/>
      <w:r>
        <w:rPr>
          <w:rFonts w:asciiTheme="majorEastAsia" w:hAnsiTheme="majorEastAsia" w:cstheme="majorEastAsia"/>
          <w:lang w:eastAsia="zh-CN"/>
        </w:rPr>
        <w:t xml:space="preserve">, K.D. (2013). Death: final data for 2010. </w:t>
      </w:r>
      <w:r w:rsidRPr="00A77110">
        <w:rPr>
          <w:rFonts w:asciiTheme="majorEastAsia" w:hAnsiTheme="majorEastAsia" w:cstheme="majorEastAsia"/>
          <w:i/>
          <w:lang w:eastAsia="zh-CN"/>
        </w:rPr>
        <w:t>National Vital Statistics Reports</w:t>
      </w:r>
      <w:r>
        <w:rPr>
          <w:rFonts w:asciiTheme="majorEastAsia" w:hAnsiTheme="majorEastAsia" w:cstheme="majorEastAsia"/>
          <w:i/>
          <w:lang w:eastAsia="zh-CN"/>
        </w:rPr>
        <w:t xml:space="preserve"> </w:t>
      </w:r>
      <w:r>
        <w:rPr>
          <w:rFonts w:asciiTheme="majorEastAsia" w:hAnsiTheme="majorEastAsia" w:cstheme="majorEastAsia"/>
          <w:lang w:eastAsia="zh-CN"/>
        </w:rPr>
        <w:t>61 (4)</w:t>
      </w:r>
      <w:r w:rsidRPr="00A77110">
        <w:rPr>
          <w:rFonts w:asciiTheme="majorEastAsia" w:hAnsiTheme="majorEastAsia" w:cstheme="majorEastAsia"/>
          <w:lang w:eastAsia="zh-CN"/>
        </w:rPr>
        <w:t>, pp. 1–117</w:t>
      </w:r>
      <w:r>
        <w:rPr>
          <w:rFonts w:asciiTheme="majorEastAsia" w:hAnsiTheme="majorEastAsia" w:cstheme="majorEastAsia"/>
          <w:lang w:eastAsia="zh-CN"/>
        </w:rPr>
        <w:t xml:space="preserve">. </w:t>
      </w:r>
    </w:p>
    <w:p w14:paraId="76E6EC45" w14:textId="77777777" w:rsidR="00040224" w:rsidRPr="001F72C2" w:rsidRDefault="00040224" w:rsidP="00040224">
      <w:pPr>
        <w:pStyle w:val="ListParagraph"/>
        <w:numPr>
          <w:ilvl w:val="0"/>
          <w:numId w:val="3"/>
        </w:numPr>
        <w:ind w:left="720"/>
        <w:rPr>
          <w:rStyle w:val="Hyperlink"/>
          <w:rFonts w:asciiTheme="majorEastAsia" w:hAnsiTheme="majorEastAsia" w:cstheme="majorEastAsia"/>
          <w:i/>
          <w:color w:val="auto"/>
          <w:lang w:eastAsia="zh-CN"/>
        </w:rPr>
      </w:pPr>
      <w:proofErr w:type="spellStart"/>
      <w:r>
        <w:rPr>
          <w:rFonts w:asciiTheme="majorEastAsia" w:hAnsiTheme="majorEastAsia" w:cstheme="majorEastAsia"/>
          <w:lang w:eastAsia="zh-CN"/>
        </w:rPr>
        <w:t>Seegert</w:t>
      </w:r>
      <w:proofErr w:type="spellEnd"/>
      <w:r>
        <w:rPr>
          <w:rFonts w:asciiTheme="majorEastAsia" w:hAnsiTheme="majorEastAsia" w:cstheme="majorEastAsia"/>
          <w:lang w:eastAsia="zh-CN"/>
        </w:rPr>
        <w:t xml:space="preserve">, L. (2014). Incidence of Alzheimer’s Disease continues to rise as boomers age. </w:t>
      </w:r>
      <w:r w:rsidRPr="00F33881">
        <w:rPr>
          <w:rFonts w:asciiTheme="majorEastAsia" w:hAnsiTheme="majorEastAsia" w:cstheme="majorEastAsia"/>
          <w:i/>
          <w:lang w:eastAsia="zh-CN"/>
        </w:rPr>
        <w:t xml:space="preserve">Association of Health Care Journalists. </w:t>
      </w:r>
      <w:r>
        <w:rPr>
          <w:rFonts w:asciiTheme="majorEastAsia" w:hAnsiTheme="majorEastAsia" w:cstheme="majorEastAsia"/>
          <w:lang w:eastAsia="zh-CN"/>
        </w:rPr>
        <w:t xml:space="preserve">Retrieved from </w:t>
      </w:r>
      <w:hyperlink r:id="rId22" w:history="1">
        <w:r w:rsidRPr="00213C5A">
          <w:rPr>
            <w:rStyle w:val="Hyperlink"/>
            <w:rFonts w:asciiTheme="majorEastAsia" w:hAnsiTheme="majorEastAsia" w:cstheme="majorEastAsia"/>
            <w:lang w:eastAsia="zh-CN"/>
          </w:rPr>
          <w:t>https://healthjournalism.org/blog/2014/05/incidence-of-alzheimers-disease-continues-to-rise-as-boomers-age/</w:t>
        </w:r>
      </w:hyperlink>
    </w:p>
    <w:p w14:paraId="140316CB" w14:textId="77777777" w:rsidR="00040224" w:rsidRPr="003C4C73" w:rsidRDefault="00040224" w:rsidP="00040224">
      <w:pPr>
        <w:pStyle w:val="ListParagraph"/>
        <w:numPr>
          <w:ilvl w:val="0"/>
          <w:numId w:val="3"/>
        </w:numPr>
        <w:ind w:left="720"/>
        <w:rPr>
          <w:rFonts w:asciiTheme="majorEastAsia" w:hAnsiTheme="majorEastAsia" w:cstheme="majorEastAsia"/>
          <w:i/>
          <w:lang w:eastAsia="zh-CN"/>
        </w:rPr>
      </w:pPr>
      <w:r w:rsidRPr="003C4C73">
        <w:rPr>
          <w:rStyle w:val="Hyperlink"/>
          <w:rFonts w:asciiTheme="majorEastAsia" w:hAnsiTheme="majorEastAsia" w:cstheme="majorEastAsia"/>
          <w:lang w:eastAsia="zh-CN"/>
        </w:rPr>
        <w:t xml:space="preserve">Batista, P.; Pereira, A. (2016). </w:t>
      </w:r>
      <w:r>
        <w:rPr>
          <w:rStyle w:val="Hyperlink"/>
          <w:rFonts w:asciiTheme="majorEastAsia" w:hAnsiTheme="majorEastAsia" w:cstheme="majorEastAsia"/>
          <w:lang w:eastAsia="zh-CN"/>
        </w:rPr>
        <w:t xml:space="preserve">Impact and Prevention of Neurodegenerative Diseases in society: Alzheimer and Parkinson. </w:t>
      </w:r>
      <w:r w:rsidRPr="003C4C73">
        <w:rPr>
          <w:rStyle w:val="Hyperlink"/>
          <w:rFonts w:asciiTheme="majorEastAsia" w:hAnsiTheme="majorEastAsia" w:cstheme="majorEastAsia"/>
          <w:i/>
          <w:lang w:eastAsia="zh-CN"/>
        </w:rPr>
        <w:t>Neurodegenerative Diseases</w:t>
      </w:r>
      <w:r>
        <w:rPr>
          <w:rStyle w:val="Hyperlink"/>
          <w:rFonts w:asciiTheme="majorEastAsia" w:hAnsiTheme="majorEastAsia" w:cstheme="majorEastAsia"/>
          <w:i/>
          <w:lang w:eastAsia="zh-CN"/>
        </w:rPr>
        <w:t xml:space="preserve">,1-11. </w:t>
      </w:r>
      <w:r>
        <w:rPr>
          <w:rStyle w:val="Hyperlink"/>
          <w:rFonts w:asciiTheme="majorEastAsia" w:hAnsiTheme="majorEastAsia" w:cstheme="majorEastAsia"/>
          <w:lang w:eastAsia="zh-CN"/>
        </w:rPr>
        <w:t xml:space="preserve">Retrieved from </w:t>
      </w:r>
      <w:r w:rsidRPr="003C4C73">
        <w:rPr>
          <w:rStyle w:val="Hyperlink"/>
          <w:rFonts w:asciiTheme="majorEastAsia" w:hAnsiTheme="majorEastAsia" w:cstheme="majorEastAsia"/>
          <w:lang w:eastAsia="zh-CN"/>
        </w:rPr>
        <w:t>http://www.smgebooks.com/Neurodegenerative-Diseases/chapters/ND-16-01.pdf</w:t>
      </w:r>
    </w:p>
    <w:p w14:paraId="558E29CF" w14:textId="77777777" w:rsidR="00040224" w:rsidRPr="00105177" w:rsidRDefault="00040224" w:rsidP="00040224">
      <w:pPr>
        <w:pStyle w:val="ListParagraph"/>
        <w:numPr>
          <w:ilvl w:val="0"/>
          <w:numId w:val="3"/>
        </w:numPr>
        <w:ind w:left="720"/>
        <w:rPr>
          <w:rFonts w:asciiTheme="majorEastAsia" w:hAnsiTheme="majorEastAsia" w:cstheme="majorEastAsia"/>
          <w:i/>
          <w:lang w:eastAsia="zh-CN"/>
        </w:rPr>
      </w:pPr>
      <w:r w:rsidRPr="00DA122C">
        <w:rPr>
          <w:rFonts w:asciiTheme="majorEastAsia" w:hAnsiTheme="majorEastAsia" w:cstheme="majorEastAsia"/>
          <w:lang w:eastAsia="zh-CN"/>
        </w:rPr>
        <w:t>Carrell, R.W.; Lomas, D.A.</w:t>
      </w:r>
      <w:r>
        <w:rPr>
          <w:rFonts w:asciiTheme="majorEastAsia" w:hAnsiTheme="majorEastAsia" w:cstheme="majorEastAsia"/>
          <w:lang w:eastAsia="zh-CN"/>
        </w:rPr>
        <w:t xml:space="preserve"> (1997)</w:t>
      </w:r>
      <w:r w:rsidRPr="00DA122C">
        <w:rPr>
          <w:rFonts w:asciiTheme="majorEastAsia" w:hAnsiTheme="majorEastAsia" w:cstheme="majorEastAsia"/>
          <w:lang w:eastAsia="zh-CN"/>
        </w:rPr>
        <w:t xml:space="preserve"> Conformational disease. </w:t>
      </w:r>
      <w:r w:rsidRPr="00105177">
        <w:rPr>
          <w:rFonts w:asciiTheme="majorEastAsia" w:hAnsiTheme="majorEastAsia" w:cstheme="majorEastAsia"/>
          <w:i/>
          <w:lang w:eastAsia="zh-CN"/>
        </w:rPr>
        <w:t>Lancet</w:t>
      </w:r>
      <w:r w:rsidRPr="00DA122C">
        <w:rPr>
          <w:rFonts w:asciiTheme="majorEastAsia" w:hAnsiTheme="majorEastAsia" w:cstheme="majorEastAsia"/>
          <w:lang w:eastAsia="zh-CN"/>
        </w:rPr>
        <w:t>, 350, 134–138.</w:t>
      </w:r>
    </w:p>
    <w:p w14:paraId="49E6CFA7" w14:textId="77777777" w:rsidR="00040224" w:rsidRDefault="00040224" w:rsidP="00040224">
      <w:pPr>
        <w:pStyle w:val="ListParagraph"/>
        <w:numPr>
          <w:ilvl w:val="0"/>
          <w:numId w:val="3"/>
        </w:numPr>
        <w:ind w:left="720"/>
        <w:rPr>
          <w:rFonts w:ascii="Times New Roman" w:hAnsi="Times New Roman" w:cs="Times New Roman"/>
          <w:bCs/>
        </w:rPr>
      </w:pPr>
      <w:r w:rsidRPr="00105177">
        <w:rPr>
          <w:rFonts w:ascii="Times New Roman" w:hAnsi="Times New Roman" w:cs="Times New Roman"/>
          <w:bCs/>
        </w:rPr>
        <w:t xml:space="preserve">Gabor, G. K. Molecular Pathological Classification of Neurodegenerative Diseases: Turning towards Precision Medicine. </w:t>
      </w:r>
      <w:r w:rsidRPr="00105177">
        <w:rPr>
          <w:rFonts w:ascii="Times New Roman" w:hAnsi="Times New Roman" w:cs="Times New Roman"/>
          <w:bCs/>
          <w:i/>
        </w:rPr>
        <w:t>International Journal of Molecular Science</w:t>
      </w:r>
      <w:r w:rsidRPr="00105177">
        <w:rPr>
          <w:rFonts w:ascii="Times New Roman" w:hAnsi="Times New Roman" w:cs="Times New Roman"/>
          <w:bCs/>
        </w:rPr>
        <w:t>. 17, 189; doi:10.3390/ijms17020189</w:t>
      </w:r>
      <w:r>
        <w:rPr>
          <w:rFonts w:ascii="Times New Roman" w:hAnsi="Times New Roman" w:cs="Times New Roman"/>
          <w:bCs/>
        </w:rPr>
        <w:t>.</w:t>
      </w:r>
    </w:p>
    <w:p w14:paraId="36B91143" w14:textId="77777777" w:rsidR="00040224" w:rsidRPr="00F50849" w:rsidRDefault="00040224" w:rsidP="00040224">
      <w:pPr>
        <w:pStyle w:val="ListParagraph"/>
        <w:numPr>
          <w:ilvl w:val="0"/>
          <w:numId w:val="3"/>
        </w:numPr>
        <w:ind w:left="720"/>
        <w:rPr>
          <w:rFonts w:ascii="Times New Roman" w:hAnsi="Times New Roman" w:cs="Times New Roman"/>
          <w:bCs/>
        </w:rPr>
      </w:pPr>
      <w:proofErr w:type="spellStart"/>
      <w:r w:rsidRPr="00F50849">
        <w:rPr>
          <w:rFonts w:ascii="Times New Roman" w:hAnsi="Times New Roman" w:cs="Times New Roman"/>
        </w:rPr>
        <w:t>Lewerenz</w:t>
      </w:r>
      <w:proofErr w:type="spellEnd"/>
      <w:r w:rsidRPr="00F50849">
        <w:rPr>
          <w:rFonts w:ascii="Times New Roman" w:hAnsi="Times New Roman" w:cs="Times New Roman"/>
        </w:rPr>
        <w:t>, J.; Maher, P.</w:t>
      </w:r>
      <w:r>
        <w:rPr>
          <w:rFonts w:ascii="Times New Roman" w:hAnsi="Times New Roman" w:cs="Times New Roman"/>
        </w:rPr>
        <w:t xml:space="preserve"> (2015).</w:t>
      </w:r>
      <w:r w:rsidRPr="00F50849">
        <w:rPr>
          <w:rFonts w:ascii="Times New Roman" w:hAnsi="Times New Roman" w:cs="Times New Roman"/>
        </w:rPr>
        <w:t xml:space="preserve"> Chronic Glutamate Toxicity in Neurodegenerative Diseases—What is the Evidence?</w:t>
      </w:r>
      <w:r>
        <w:rPr>
          <w:rFonts w:ascii="Times New Roman" w:hAnsi="Times New Roman" w:cs="Times New Roman"/>
        </w:rPr>
        <w:t xml:space="preserve"> </w:t>
      </w:r>
      <w:r w:rsidRPr="00F50849">
        <w:rPr>
          <w:rFonts w:ascii="Times New Roman" w:hAnsi="Times New Roman" w:cs="Times New Roman"/>
          <w:i/>
        </w:rPr>
        <w:t xml:space="preserve">Front. </w:t>
      </w:r>
      <w:proofErr w:type="spellStart"/>
      <w:r w:rsidRPr="00F50849">
        <w:rPr>
          <w:rFonts w:ascii="Times New Roman" w:hAnsi="Times New Roman" w:cs="Times New Roman"/>
          <w:i/>
        </w:rPr>
        <w:t>Neurosci</w:t>
      </w:r>
      <w:proofErr w:type="spellEnd"/>
      <w:r>
        <w:rPr>
          <w:rFonts w:ascii="Times New Roman" w:hAnsi="Times New Roman" w:cs="Times New Roman"/>
        </w:rPr>
        <w:t>.</w:t>
      </w:r>
      <w:r w:rsidRPr="00F50849">
        <w:rPr>
          <w:rFonts w:ascii="Times New Roman" w:hAnsi="Times New Roman" w:cs="Times New Roman"/>
        </w:rPr>
        <w:t xml:space="preserve"> 9, 469.</w:t>
      </w:r>
    </w:p>
    <w:p w14:paraId="74D7F7C6" w14:textId="77777777" w:rsidR="00040224" w:rsidRPr="00F50849" w:rsidRDefault="00040224" w:rsidP="00040224">
      <w:pPr>
        <w:pStyle w:val="ListParagraph"/>
        <w:numPr>
          <w:ilvl w:val="0"/>
          <w:numId w:val="3"/>
        </w:numPr>
        <w:ind w:left="720"/>
        <w:rPr>
          <w:rFonts w:ascii="Times New Roman" w:hAnsi="Times New Roman" w:cs="Times New Roman"/>
          <w:bCs/>
        </w:rPr>
      </w:pPr>
      <w:r w:rsidRPr="00F50849">
        <w:rPr>
          <w:rFonts w:ascii="Times New Roman" w:hAnsi="Times New Roman" w:cs="Times New Roman"/>
        </w:rPr>
        <w:t xml:space="preserve">Ferrer, I. </w:t>
      </w:r>
      <w:r>
        <w:rPr>
          <w:rFonts w:ascii="Times New Roman" w:hAnsi="Times New Roman" w:cs="Times New Roman"/>
        </w:rPr>
        <w:t xml:space="preserve">(2009) </w:t>
      </w:r>
      <w:r w:rsidRPr="00F50849">
        <w:rPr>
          <w:rFonts w:ascii="Times New Roman" w:hAnsi="Times New Roman" w:cs="Times New Roman"/>
        </w:rPr>
        <w:t>Altered mitochondria, energy metabolism, voltage-dependent anion channel, and lipid rafts converge to exhaust neurons in Alzheimer’s disease.</w:t>
      </w:r>
      <w:r>
        <w:rPr>
          <w:rFonts w:ascii="Times New Roman" w:hAnsi="Times New Roman" w:cs="Times New Roman"/>
        </w:rPr>
        <w:t xml:space="preserve"> </w:t>
      </w:r>
      <w:r w:rsidRPr="00F50849">
        <w:rPr>
          <w:rFonts w:ascii="Times New Roman" w:hAnsi="Times New Roman" w:cs="Times New Roman"/>
          <w:i/>
        </w:rPr>
        <w:t xml:space="preserve">J. </w:t>
      </w:r>
      <w:proofErr w:type="spellStart"/>
      <w:r w:rsidRPr="00F50849">
        <w:rPr>
          <w:rFonts w:ascii="Times New Roman" w:hAnsi="Times New Roman" w:cs="Times New Roman"/>
          <w:i/>
        </w:rPr>
        <w:t>Bioenerg</w:t>
      </w:r>
      <w:proofErr w:type="spellEnd"/>
      <w:r w:rsidRPr="00F50849">
        <w:rPr>
          <w:rFonts w:ascii="Times New Roman" w:hAnsi="Times New Roman" w:cs="Times New Roman"/>
          <w:i/>
        </w:rPr>
        <w:t xml:space="preserve">. </w:t>
      </w:r>
      <w:proofErr w:type="spellStart"/>
      <w:r w:rsidRPr="00F50849">
        <w:rPr>
          <w:rFonts w:ascii="Times New Roman" w:hAnsi="Times New Roman" w:cs="Times New Roman"/>
          <w:i/>
        </w:rPr>
        <w:t>Biomembr</w:t>
      </w:r>
      <w:proofErr w:type="spellEnd"/>
      <w:r w:rsidRPr="00F50849">
        <w:rPr>
          <w:rFonts w:ascii="Times New Roman" w:hAnsi="Times New Roman" w:cs="Times New Roman"/>
        </w:rPr>
        <w:t>, 41, 425–431.</w:t>
      </w:r>
    </w:p>
    <w:p w14:paraId="1C496F3A" w14:textId="77777777" w:rsidR="00040224" w:rsidRPr="001337B4" w:rsidRDefault="00040224" w:rsidP="00040224">
      <w:pPr>
        <w:pStyle w:val="ListParagraph"/>
        <w:numPr>
          <w:ilvl w:val="0"/>
          <w:numId w:val="3"/>
        </w:numPr>
        <w:ind w:left="720"/>
        <w:rPr>
          <w:rFonts w:ascii="Times New Roman" w:hAnsi="Times New Roman" w:cs="Times New Roman"/>
          <w:bCs/>
        </w:rPr>
      </w:pPr>
      <w:r w:rsidRPr="00F50849">
        <w:rPr>
          <w:rFonts w:ascii="Times New Roman" w:hAnsi="Times New Roman" w:cs="Times New Roman"/>
        </w:rPr>
        <w:t xml:space="preserve">Ryan, B.J.; Hoek, S.; </w:t>
      </w:r>
      <w:proofErr w:type="spellStart"/>
      <w:r w:rsidRPr="00F50849">
        <w:rPr>
          <w:rFonts w:ascii="Times New Roman" w:hAnsi="Times New Roman" w:cs="Times New Roman"/>
        </w:rPr>
        <w:t>Fon</w:t>
      </w:r>
      <w:proofErr w:type="spellEnd"/>
      <w:r w:rsidRPr="00F50849">
        <w:rPr>
          <w:rFonts w:ascii="Times New Roman" w:hAnsi="Times New Roman" w:cs="Times New Roman"/>
        </w:rPr>
        <w:t>, E.A.;</w:t>
      </w:r>
      <w:r>
        <w:rPr>
          <w:rFonts w:ascii="Times New Roman" w:hAnsi="Times New Roman" w:cs="Times New Roman"/>
        </w:rPr>
        <w:t xml:space="preserve"> (2015).</w:t>
      </w:r>
      <w:r w:rsidRPr="00F50849">
        <w:rPr>
          <w:rFonts w:ascii="Times New Roman" w:hAnsi="Times New Roman" w:cs="Times New Roman"/>
        </w:rPr>
        <w:t xml:space="preserve"> Wade-Martins, R. Mitochondrial dysfunction and mitophagy in Parkinson’s:</w:t>
      </w:r>
      <w:r>
        <w:rPr>
          <w:rFonts w:ascii="Times New Roman" w:hAnsi="Times New Roman" w:cs="Times New Roman"/>
        </w:rPr>
        <w:t xml:space="preserve"> </w:t>
      </w:r>
      <w:r w:rsidRPr="00F50849">
        <w:rPr>
          <w:rFonts w:ascii="Times New Roman" w:hAnsi="Times New Roman" w:cs="Times New Roman"/>
        </w:rPr>
        <w:t xml:space="preserve">From familial to sporadic disease. </w:t>
      </w:r>
      <w:r w:rsidRPr="00F50849">
        <w:rPr>
          <w:rFonts w:ascii="Times New Roman" w:hAnsi="Times New Roman" w:cs="Times New Roman"/>
          <w:i/>
        </w:rPr>
        <w:t xml:space="preserve">Trends </w:t>
      </w:r>
      <w:proofErr w:type="spellStart"/>
      <w:r w:rsidRPr="00F50849">
        <w:rPr>
          <w:rFonts w:ascii="Times New Roman" w:hAnsi="Times New Roman" w:cs="Times New Roman"/>
          <w:i/>
        </w:rPr>
        <w:t>Biochem</w:t>
      </w:r>
      <w:proofErr w:type="spellEnd"/>
      <w:r w:rsidRPr="00F50849">
        <w:rPr>
          <w:rFonts w:ascii="Times New Roman" w:hAnsi="Times New Roman" w:cs="Times New Roman"/>
          <w:i/>
        </w:rPr>
        <w:t xml:space="preserve">. Sci, </w:t>
      </w:r>
      <w:r w:rsidRPr="00F50849">
        <w:rPr>
          <w:rFonts w:ascii="Times New Roman" w:hAnsi="Times New Roman" w:cs="Times New Roman"/>
        </w:rPr>
        <w:t>40, 200–210.</w:t>
      </w:r>
    </w:p>
    <w:p w14:paraId="483CC722" w14:textId="77777777" w:rsidR="00040224" w:rsidRPr="001337B4" w:rsidRDefault="00040224" w:rsidP="00040224">
      <w:pPr>
        <w:pStyle w:val="ListParagraph"/>
        <w:numPr>
          <w:ilvl w:val="0"/>
          <w:numId w:val="3"/>
        </w:numPr>
        <w:ind w:left="720"/>
        <w:rPr>
          <w:rFonts w:ascii="Times New Roman" w:hAnsi="Times New Roman" w:cs="Times New Roman"/>
        </w:rPr>
      </w:pPr>
      <w:proofErr w:type="spellStart"/>
      <w:r w:rsidRPr="001337B4">
        <w:rPr>
          <w:rFonts w:ascii="Times New Roman" w:hAnsi="Times New Roman" w:cs="Times New Roman"/>
        </w:rPr>
        <w:t>Jellinger</w:t>
      </w:r>
      <w:proofErr w:type="spellEnd"/>
      <w:r w:rsidRPr="001337B4">
        <w:rPr>
          <w:rFonts w:ascii="Times New Roman" w:hAnsi="Times New Roman" w:cs="Times New Roman"/>
        </w:rPr>
        <w:t>, K.</w:t>
      </w:r>
      <w:r>
        <w:rPr>
          <w:rFonts w:ascii="Times New Roman" w:hAnsi="Times New Roman" w:cs="Times New Roman"/>
        </w:rPr>
        <w:t xml:space="preserve"> </w:t>
      </w:r>
      <w:r w:rsidRPr="001337B4">
        <w:rPr>
          <w:rFonts w:ascii="Times New Roman" w:hAnsi="Times New Roman" w:cs="Times New Roman"/>
        </w:rPr>
        <w:t>A.</w:t>
      </w:r>
      <w:r>
        <w:rPr>
          <w:rFonts w:ascii="Times New Roman" w:hAnsi="Times New Roman" w:cs="Times New Roman"/>
        </w:rPr>
        <w:t xml:space="preserve"> (2010).</w:t>
      </w:r>
      <w:r w:rsidRPr="001337B4">
        <w:rPr>
          <w:rFonts w:ascii="Times New Roman" w:hAnsi="Times New Roman" w:cs="Times New Roman"/>
        </w:rPr>
        <w:t xml:space="preserve"> Basic mechanisms of neurodegeneration: A critical update.</w:t>
      </w:r>
      <w:r>
        <w:rPr>
          <w:rFonts w:ascii="Times New Roman" w:hAnsi="Times New Roman" w:cs="Times New Roman"/>
        </w:rPr>
        <w:t xml:space="preserve"> </w:t>
      </w:r>
      <w:r w:rsidRPr="001337B4">
        <w:rPr>
          <w:rFonts w:ascii="Times New Roman" w:hAnsi="Times New Roman" w:cs="Times New Roman"/>
          <w:i/>
        </w:rPr>
        <w:t>J. Cell. Mol. Med.</w:t>
      </w:r>
      <w:r w:rsidRPr="001337B4">
        <w:rPr>
          <w:rFonts w:ascii="Times New Roman" w:hAnsi="Times New Roman" w:cs="Times New Roman"/>
        </w:rPr>
        <w:t xml:space="preserve"> 14, 457–487.</w:t>
      </w:r>
    </w:p>
    <w:p w14:paraId="5EB02CA1" w14:textId="77777777" w:rsidR="00040224" w:rsidRPr="00D01656" w:rsidRDefault="00040224" w:rsidP="00040224">
      <w:pPr>
        <w:pStyle w:val="ListParagraph"/>
        <w:numPr>
          <w:ilvl w:val="0"/>
          <w:numId w:val="3"/>
        </w:numPr>
        <w:ind w:left="720"/>
        <w:rPr>
          <w:rFonts w:ascii="Times New Roman" w:hAnsi="Times New Roman" w:cs="Times New Roman"/>
          <w:bCs/>
        </w:rPr>
      </w:pPr>
      <w:proofErr w:type="spellStart"/>
      <w:r>
        <w:rPr>
          <w:rFonts w:ascii="Times New Roman" w:hAnsi="Times New Roman" w:cs="Times New Roman"/>
        </w:rPr>
        <w:t>Harou</w:t>
      </w:r>
      <w:proofErr w:type="spellEnd"/>
      <w:r>
        <w:rPr>
          <w:rFonts w:ascii="Times New Roman" w:hAnsi="Times New Roman" w:cs="Times New Roman"/>
        </w:rPr>
        <w:t xml:space="preserve">, K., Masahiro, F., Satoshi, W., Akiko, H, T., Jun N. (2010). Structural dynamics of dendritic spins in memory and cognition. </w:t>
      </w:r>
      <w:r w:rsidRPr="00CD4920">
        <w:rPr>
          <w:rFonts w:ascii="Times New Roman" w:hAnsi="Times New Roman" w:cs="Times New Roman"/>
          <w:i/>
        </w:rPr>
        <w:t>Cell.</w:t>
      </w:r>
      <w:r>
        <w:rPr>
          <w:rFonts w:ascii="Times New Roman" w:hAnsi="Times New Roman" w:cs="Times New Roman"/>
        </w:rPr>
        <w:t xml:space="preserve"> Vol. 33. No.3.</w:t>
      </w:r>
    </w:p>
    <w:p w14:paraId="27AD0F0E" w14:textId="77777777" w:rsidR="00040224" w:rsidRPr="008666FA" w:rsidRDefault="00040224" w:rsidP="00040224">
      <w:pPr>
        <w:pStyle w:val="ListParagraph"/>
        <w:numPr>
          <w:ilvl w:val="0"/>
          <w:numId w:val="3"/>
        </w:numPr>
        <w:ind w:left="720"/>
        <w:rPr>
          <w:rFonts w:ascii="Times New Roman" w:hAnsi="Times New Roman" w:cs="Times New Roman"/>
          <w:bCs/>
        </w:rPr>
      </w:pPr>
      <w:r w:rsidRPr="00D01656">
        <w:rPr>
          <w:rFonts w:ascii="Times New Roman" w:hAnsi="Times New Roman" w:cs="Times New Roman"/>
        </w:rPr>
        <w:t xml:space="preserve">Burns A, </w:t>
      </w:r>
      <w:proofErr w:type="spellStart"/>
      <w:r w:rsidRPr="00D01656">
        <w:rPr>
          <w:rFonts w:ascii="Times New Roman" w:hAnsi="Times New Roman" w:cs="Times New Roman"/>
        </w:rPr>
        <w:t>IIiffe</w:t>
      </w:r>
      <w:proofErr w:type="spellEnd"/>
      <w:r w:rsidRPr="00D01656">
        <w:rPr>
          <w:rFonts w:ascii="Times New Roman" w:hAnsi="Times New Roman" w:cs="Times New Roman"/>
        </w:rPr>
        <w:t xml:space="preserve"> S. (2009). Alzheimer’s disease. The BMJ 2009;338: b158.</w:t>
      </w:r>
      <w:r>
        <w:rPr>
          <w:rFonts w:ascii="Times New Roman" w:hAnsi="Times New Roman" w:cs="Times New Roman"/>
        </w:rPr>
        <w:t xml:space="preserve"> </w:t>
      </w:r>
    </w:p>
    <w:p w14:paraId="35275B83" w14:textId="77777777" w:rsidR="00040224" w:rsidRDefault="00040224" w:rsidP="00040224">
      <w:pPr>
        <w:pStyle w:val="ListParagraph"/>
        <w:numPr>
          <w:ilvl w:val="0"/>
          <w:numId w:val="3"/>
        </w:numPr>
        <w:ind w:left="720"/>
        <w:rPr>
          <w:rFonts w:ascii="Times New Roman" w:hAnsi="Times New Roman" w:cs="Times New Roman"/>
          <w:bCs/>
        </w:rPr>
      </w:pPr>
      <w:r w:rsidRPr="009428E4">
        <w:rPr>
          <w:rFonts w:ascii="Times New Roman" w:hAnsi="Times New Roman" w:cs="Times New Roman"/>
          <w:bCs/>
        </w:rPr>
        <w:t>Maloney MT. (2015) One Hundred Years of Alzheimer’s Disease: The Amyloid</w:t>
      </w:r>
      <w:r>
        <w:rPr>
          <w:rFonts w:ascii="Times New Roman" w:hAnsi="Times New Roman" w:cs="Times New Roman"/>
          <w:bCs/>
        </w:rPr>
        <w:t xml:space="preserve"> </w:t>
      </w:r>
      <w:r w:rsidRPr="009428E4">
        <w:rPr>
          <w:rFonts w:ascii="Times New Roman" w:hAnsi="Times New Roman" w:cs="Times New Roman"/>
          <w:bCs/>
        </w:rPr>
        <w:t xml:space="preserve">Cascade Hypothesis. </w:t>
      </w:r>
      <w:r w:rsidRPr="009428E4">
        <w:rPr>
          <w:rFonts w:ascii="Times New Roman" w:hAnsi="Times New Roman" w:cs="Times New Roman"/>
          <w:bCs/>
          <w:i/>
        </w:rPr>
        <w:t>Nature Education</w:t>
      </w:r>
      <w:r w:rsidRPr="009428E4">
        <w:rPr>
          <w:rFonts w:ascii="Times New Roman" w:hAnsi="Times New Roman" w:cs="Times New Roman"/>
          <w:bCs/>
        </w:rPr>
        <w:t xml:space="preserve"> 8(4):6</w:t>
      </w:r>
    </w:p>
    <w:p w14:paraId="41EE78BF" w14:textId="77777777" w:rsidR="00040224" w:rsidRPr="0069163F" w:rsidRDefault="00040224" w:rsidP="00040224">
      <w:pPr>
        <w:pStyle w:val="ListParagraph"/>
        <w:numPr>
          <w:ilvl w:val="0"/>
          <w:numId w:val="3"/>
        </w:numPr>
        <w:ind w:left="720"/>
        <w:rPr>
          <w:rFonts w:ascii="Times New Roman" w:hAnsi="Times New Roman" w:cs="Times New Roman"/>
          <w:bCs/>
        </w:rPr>
      </w:pPr>
      <w:r w:rsidRPr="0069163F">
        <w:rPr>
          <w:rFonts w:ascii="Times New Roman" w:hAnsi="Times New Roman" w:cs="Times New Roman"/>
          <w:bCs/>
        </w:rPr>
        <w:t xml:space="preserve">Kang J, Lemaire HG, </w:t>
      </w:r>
      <w:proofErr w:type="spellStart"/>
      <w:r w:rsidRPr="0069163F">
        <w:rPr>
          <w:rFonts w:ascii="Times New Roman" w:hAnsi="Times New Roman" w:cs="Times New Roman"/>
          <w:bCs/>
        </w:rPr>
        <w:t>Unterbeck</w:t>
      </w:r>
      <w:proofErr w:type="spellEnd"/>
      <w:r w:rsidRPr="0069163F">
        <w:rPr>
          <w:rFonts w:ascii="Times New Roman" w:hAnsi="Times New Roman" w:cs="Times New Roman"/>
          <w:bCs/>
        </w:rPr>
        <w:t xml:space="preserve"> A, </w:t>
      </w:r>
      <w:proofErr w:type="spellStart"/>
      <w:r w:rsidRPr="0069163F">
        <w:rPr>
          <w:rFonts w:ascii="Times New Roman" w:hAnsi="Times New Roman" w:cs="Times New Roman"/>
          <w:bCs/>
        </w:rPr>
        <w:t>Salbaum</w:t>
      </w:r>
      <w:proofErr w:type="spellEnd"/>
      <w:r w:rsidRPr="0069163F">
        <w:rPr>
          <w:rFonts w:ascii="Times New Roman" w:hAnsi="Times New Roman" w:cs="Times New Roman"/>
          <w:bCs/>
        </w:rPr>
        <w:t xml:space="preserve"> JM, Masters CL, </w:t>
      </w:r>
      <w:proofErr w:type="spellStart"/>
      <w:r w:rsidRPr="0069163F">
        <w:rPr>
          <w:rFonts w:ascii="Times New Roman" w:hAnsi="Times New Roman" w:cs="Times New Roman"/>
          <w:bCs/>
        </w:rPr>
        <w:t>Grezeschik</w:t>
      </w:r>
      <w:proofErr w:type="spellEnd"/>
      <w:r w:rsidRPr="0069163F">
        <w:rPr>
          <w:rFonts w:ascii="Times New Roman" w:hAnsi="Times New Roman" w:cs="Times New Roman"/>
          <w:bCs/>
        </w:rPr>
        <w:t xml:space="preserve"> KH,</w:t>
      </w:r>
    </w:p>
    <w:p w14:paraId="749B0E27" w14:textId="77777777" w:rsidR="00040224" w:rsidRPr="0069163F" w:rsidRDefault="00040224" w:rsidP="00040224">
      <w:pPr>
        <w:pStyle w:val="ListParagraph"/>
        <w:rPr>
          <w:rFonts w:ascii="Times New Roman" w:hAnsi="Times New Roman" w:cs="Times New Roman"/>
          <w:bCs/>
        </w:rPr>
      </w:pPr>
      <w:proofErr w:type="spellStart"/>
      <w:r w:rsidRPr="0069163F">
        <w:rPr>
          <w:rFonts w:ascii="Times New Roman" w:hAnsi="Times New Roman" w:cs="Times New Roman"/>
          <w:bCs/>
        </w:rPr>
        <w:t>Multhaup</w:t>
      </w:r>
      <w:proofErr w:type="spellEnd"/>
      <w:r w:rsidRPr="0069163F">
        <w:rPr>
          <w:rFonts w:ascii="Times New Roman" w:hAnsi="Times New Roman" w:cs="Times New Roman"/>
          <w:bCs/>
        </w:rPr>
        <w:t xml:space="preserve"> G, </w:t>
      </w:r>
      <w:proofErr w:type="spellStart"/>
      <w:r w:rsidRPr="0069163F">
        <w:rPr>
          <w:rFonts w:ascii="Times New Roman" w:hAnsi="Times New Roman" w:cs="Times New Roman"/>
          <w:bCs/>
        </w:rPr>
        <w:t>Beyreuther</w:t>
      </w:r>
      <w:proofErr w:type="spellEnd"/>
      <w:r w:rsidRPr="0069163F">
        <w:rPr>
          <w:rFonts w:ascii="Times New Roman" w:hAnsi="Times New Roman" w:cs="Times New Roman"/>
          <w:bCs/>
        </w:rPr>
        <w:t xml:space="preserve"> K, Muller-Hill B. (1987) The precursor of Alzheimer’s</w:t>
      </w:r>
    </w:p>
    <w:p w14:paraId="7B7AD50B" w14:textId="77777777" w:rsidR="00040224" w:rsidRPr="0069163F" w:rsidRDefault="00040224" w:rsidP="00040224">
      <w:pPr>
        <w:pStyle w:val="ListParagraph"/>
        <w:rPr>
          <w:rFonts w:ascii="Times New Roman" w:hAnsi="Times New Roman" w:cs="Times New Roman"/>
          <w:bCs/>
        </w:rPr>
      </w:pPr>
      <w:r w:rsidRPr="0069163F">
        <w:rPr>
          <w:rFonts w:ascii="Times New Roman" w:hAnsi="Times New Roman" w:cs="Times New Roman"/>
          <w:bCs/>
        </w:rPr>
        <w:t xml:space="preserve">disease amyloid A4 protein resemble a cell-surface receptor. </w:t>
      </w:r>
      <w:r w:rsidRPr="0069163F">
        <w:rPr>
          <w:rFonts w:ascii="Times New Roman" w:hAnsi="Times New Roman" w:cs="Times New Roman"/>
          <w:bCs/>
          <w:i/>
        </w:rPr>
        <w:t>Nat</w:t>
      </w:r>
      <w:r>
        <w:rPr>
          <w:rFonts w:ascii="Times New Roman" w:hAnsi="Times New Roman" w:cs="Times New Roman"/>
          <w:bCs/>
          <w:i/>
        </w:rPr>
        <w:t>ure vol</w:t>
      </w:r>
      <w:r w:rsidRPr="0069163F">
        <w:rPr>
          <w:rFonts w:ascii="Times New Roman" w:hAnsi="Times New Roman" w:cs="Times New Roman"/>
          <w:bCs/>
        </w:rPr>
        <w:t>. 325</w:t>
      </w:r>
    </w:p>
    <w:p w14:paraId="324BEFF9" w14:textId="77777777" w:rsidR="00040224" w:rsidRDefault="00040224" w:rsidP="00040224">
      <w:pPr>
        <w:pStyle w:val="ListParagraph"/>
        <w:numPr>
          <w:ilvl w:val="0"/>
          <w:numId w:val="3"/>
        </w:numPr>
        <w:ind w:left="720"/>
        <w:rPr>
          <w:rFonts w:ascii="Times New Roman" w:hAnsi="Times New Roman" w:cs="Times New Roman"/>
        </w:rPr>
      </w:pPr>
      <w:proofErr w:type="spellStart"/>
      <w:r w:rsidRPr="0069163F">
        <w:rPr>
          <w:rFonts w:ascii="Times New Roman" w:hAnsi="Times New Roman" w:cs="Times New Roman"/>
        </w:rPr>
        <w:t>Bamburg</w:t>
      </w:r>
      <w:proofErr w:type="spellEnd"/>
      <w:r w:rsidRPr="0069163F">
        <w:rPr>
          <w:rFonts w:ascii="Times New Roman" w:hAnsi="Times New Roman" w:cs="Times New Roman"/>
        </w:rPr>
        <w:t xml:space="preserve"> JR, </w:t>
      </w:r>
      <w:proofErr w:type="spellStart"/>
      <w:r w:rsidRPr="0069163F">
        <w:rPr>
          <w:rFonts w:ascii="Times New Roman" w:hAnsi="Times New Roman" w:cs="Times New Roman"/>
        </w:rPr>
        <w:t>Berstein</w:t>
      </w:r>
      <w:proofErr w:type="spellEnd"/>
      <w:r w:rsidRPr="0069163F">
        <w:rPr>
          <w:rFonts w:ascii="Times New Roman" w:hAnsi="Times New Roman" w:cs="Times New Roman"/>
        </w:rPr>
        <w:t xml:space="preserve"> BW. (2016) Actin dynamics and Cofilin-Actin Rods in</w:t>
      </w:r>
      <w:r>
        <w:rPr>
          <w:rFonts w:ascii="Times New Roman" w:hAnsi="Times New Roman" w:cs="Times New Roman"/>
        </w:rPr>
        <w:t xml:space="preserve"> </w:t>
      </w:r>
      <w:r w:rsidRPr="0069163F">
        <w:rPr>
          <w:rFonts w:ascii="Times New Roman" w:hAnsi="Times New Roman" w:cs="Times New Roman"/>
        </w:rPr>
        <w:t>Alzheimer Disease. Cytoskeleton. 73:477-497</w:t>
      </w:r>
    </w:p>
    <w:p w14:paraId="2641E95E" w14:textId="77777777" w:rsidR="00040224" w:rsidRDefault="00040224" w:rsidP="00040224">
      <w:pPr>
        <w:pStyle w:val="ListParagraph"/>
        <w:numPr>
          <w:ilvl w:val="0"/>
          <w:numId w:val="3"/>
        </w:numPr>
        <w:ind w:left="720"/>
        <w:rPr>
          <w:rFonts w:ascii="Times New Roman" w:hAnsi="Times New Roman" w:cs="Times New Roman"/>
        </w:rPr>
      </w:pPr>
      <w:proofErr w:type="spellStart"/>
      <w:r w:rsidRPr="002D59BD">
        <w:rPr>
          <w:rFonts w:ascii="Times New Roman" w:hAnsi="Times New Roman" w:cs="Times New Roman"/>
        </w:rPr>
        <w:t>Houlden</w:t>
      </w:r>
      <w:proofErr w:type="spellEnd"/>
      <w:r w:rsidRPr="002D59BD">
        <w:rPr>
          <w:rFonts w:ascii="Times New Roman" w:hAnsi="Times New Roman" w:cs="Times New Roman"/>
        </w:rPr>
        <w:t xml:space="preserve"> H, Singleton A B. </w:t>
      </w:r>
      <w:r>
        <w:rPr>
          <w:rFonts w:ascii="Times New Roman" w:hAnsi="Times New Roman" w:cs="Times New Roman"/>
        </w:rPr>
        <w:t xml:space="preserve">(2012). </w:t>
      </w:r>
      <w:r w:rsidRPr="002D59BD">
        <w:rPr>
          <w:rFonts w:ascii="Times New Roman" w:hAnsi="Times New Roman" w:cs="Times New Roman"/>
        </w:rPr>
        <w:t>The genetics and neuropathology of Parkinson's disease. </w:t>
      </w:r>
      <w:hyperlink r:id="rId23" w:history="1">
        <w:r w:rsidRPr="002D59BD">
          <w:rPr>
            <w:rFonts w:ascii="Times New Roman" w:hAnsi="Times New Roman" w:cs="Times New Roman"/>
            <w:i/>
          </w:rPr>
          <w:t xml:space="preserve">Acta </w:t>
        </w:r>
        <w:proofErr w:type="spellStart"/>
        <w:r w:rsidRPr="002D59BD">
          <w:rPr>
            <w:rFonts w:ascii="Times New Roman" w:hAnsi="Times New Roman" w:cs="Times New Roman"/>
            <w:i/>
          </w:rPr>
          <w:t>Neuropathol</w:t>
        </w:r>
        <w:proofErr w:type="spellEnd"/>
        <w:r>
          <w:rPr>
            <w:rFonts w:ascii="Times New Roman" w:hAnsi="Times New Roman" w:cs="Times New Roman"/>
          </w:rPr>
          <w:t xml:space="preserve"> </w:t>
        </w:r>
        <w:r w:rsidRPr="002D59BD">
          <w:rPr>
            <w:rFonts w:ascii="Times New Roman" w:hAnsi="Times New Roman" w:cs="Times New Roman"/>
          </w:rPr>
          <w:t>124:325–338.</w:t>
        </w:r>
      </w:hyperlink>
    </w:p>
    <w:p w14:paraId="49A280AE"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t xml:space="preserve">Davie, C. A. (2008). A review of Parkinson’s disease. </w:t>
      </w:r>
      <w:r w:rsidRPr="004247B5">
        <w:rPr>
          <w:rFonts w:ascii="Times New Roman" w:hAnsi="Times New Roman" w:cs="Times New Roman"/>
          <w:i/>
        </w:rPr>
        <w:t>British Medical Bulletin</w:t>
      </w:r>
      <w:r>
        <w:rPr>
          <w:rFonts w:ascii="Times New Roman" w:hAnsi="Times New Roman" w:cs="Times New Roman"/>
          <w:i/>
        </w:rPr>
        <w:t xml:space="preserve">. </w:t>
      </w:r>
      <w:r>
        <w:rPr>
          <w:rFonts w:ascii="Times New Roman" w:hAnsi="Times New Roman" w:cs="Times New Roman"/>
        </w:rPr>
        <w:t xml:space="preserve">Vol. 86. Issue 1. 109-127. </w:t>
      </w:r>
    </w:p>
    <w:p w14:paraId="7A2F82A0" w14:textId="77777777" w:rsidR="00040224" w:rsidRPr="00EA4376" w:rsidRDefault="00040224" w:rsidP="00040224">
      <w:pPr>
        <w:pStyle w:val="ListParagraph"/>
        <w:numPr>
          <w:ilvl w:val="0"/>
          <w:numId w:val="3"/>
        </w:numPr>
        <w:ind w:left="720"/>
        <w:rPr>
          <w:rFonts w:ascii="Times New Roman" w:hAnsi="Times New Roman" w:cs="Times New Roman"/>
        </w:rPr>
      </w:pPr>
      <w:proofErr w:type="spellStart"/>
      <w:r>
        <w:rPr>
          <w:rFonts w:ascii="Times New Roman" w:hAnsi="Times New Roman" w:cs="Times New Roman"/>
        </w:rPr>
        <w:t>Obeso</w:t>
      </w:r>
      <w:proofErr w:type="spellEnd"/>
      <w:r>
        <w:rPr>
          <w:rFonts w:ascii="Times New Roman" w:hAnsi="Times New Roman" w:cs="Times New Roman"/>
        </w:rPr>
        <w:t>, J. A., Rodriguez-Oroz, C. M., Benitez-</w:t>
      </w:r>
      <w:proofErr w:type="spellStart"/>
      <w:r>
        <w:rPr>
          <w:rFonts w:ascii="Times New Roman" w:hAnsi="Times New Roman" w:cs="Times New Roman"/>
        </w:rPr>
        <w:t>Temino</w:t>
      </w:r>
      <w:proofErr w:type="spellEnd"/>
      <w:r>
        <w:rPr>
          <w:rFonts w:ascii="Times New Roman" w:hAnsi="Times New Roman" w:cs="Times New Roman"/>
        </w:rPr>
        <w:t xml:space="preserve">, B., </w:t>
      </w:r>
      <w:proofErr w:type="spellStart"/>
      <w:r>
        <w:rPr>
          <w:rFonts w:ascii="Times New Roman" w:hAnsi="Times New Roman" w:cs="Times New Roman"/>
        </w:rPr>
        <w:t>Blesa</w:t>
      </w:r>
      <w:proofErr w:type="spellEnd"/>
      <w:r>
        <w:rPr>
          <w:rFonts w:ascii="Times New Roman" w:hAnsi="Times New Roman" w:cs="Times New Roman"/>
        </w:rPr>
        <w:t xml:space="preserve">, F. J., </w:t>
      </w:r>
      <w:proofErr w:type="spellStart"/>
      <w:r>
        <w:rPr>
          <w:rFonts w:ascii="Times New Roman" w:hAnsi="Times New Roman" w:cs="Times New Roman"/>
        </w:rPr>
        <w:t>Guridi</w:t>
      </w:r>
      <w:proofErr w:type="spellEnd"/>
      <w:r>
        <w:rPr>
          <w:rFonts w:ascii="Times New Roman" w:hAnsi="Times New Roman" w:cs="Times New Roman"/>
        </w:rPr>
        <w:t xml:space="preserve">, J., Marin, C., Rodriguez, M. (2008). </w:t>
      </w:r>
      <w:r>
        <w:rPr>
          <w:rFonts w:ascii="Times New Roman" w:hAnsi="Times New Roman" w:cs="Times New Roman"/>
          <w:lang w:eastAsia="zh-CN"/>
        </w:rPr>
        <w:t xml:space="preserve">Functional organization of the basal ganglia: Therapeutic implications for Parkinson’s disease. </w:t>
      </w:r>
      <w:r w:rsidRPr="008B600E">
        <w:rPr>
          <w:rFonts w:ascii="Times New Roman" w:hAnsi="Times New Roman" w:cs="Times New Roman"/>
          <w:i/>
          <w:lang w:eastAsia="zh-CN"/>
        </w:rPr>
        <w:t>Movement disorders.</w:t>
      </w:r>
      <w:r>
        <w:rPr>
          <w:rFonts w:ascii="Times New Roman" w:hAnsi="Times New Roman" w:cs="Times New Roman"/>
          <w:lang w:eastAsia="zh-CN"/>
        </w:rPr>
        <w:t xml:space="preserve"> Vol. 23, Issue Supplement S3. 548-559.</w:t>
      </w:r>
    </w:p>
    <w:p w14:paraId="0BB33827" w14:textId="77777777" w:rsidR="00040224" w:rsidRDefault="00647925" w:rsidP="00040224">
      <w:pPr>
        <w:pStyle w:val="ListParagraph"/>
        <w:numPr>
          <w:ilvl w:val="0"/>
          <w:numId w:val="3"/>
        </w:numPr>
        <w:ind w:left="720"/>
        <w:rPr>
          <w:rFonts w:ascii="Times New Roman" w:hAnsi="Times New Roman" w:cs="Times New Roman"/>
        </w:rPr>
      </w:pPr>
      <w:hyperlink r:id="rId24" w:history="1">
        <w:r w:rsidR="00040224" w:rsidRPr="00B70582">
          <w:rPr>
            <w:rFonts w:ascii="Times New Roman" w:hAnsi="Times New Roman" w:cs="Times New Roman"/>
          </w:rPr>
          <w:t>Mackenzie, I. R</w:t>
        </w:r>
      </w:hyperlink>
      <w:r w:rsidR="00040224" w:rsidRPr="00B70582">
        <w:rPr>
          <w:rFonts w:ascii="Times New Roman" w:hAnsi="Times New Roman" w:cs="Times New Roman"/>
        </w:rPr>
        <w:t>., </w:t>
      </w:r>
      <w:hyperlink r:id="rId25" w:history="1">
        <w:r w:rsidR="00040224" w:rsidRPr="00B70582">
          <w:rPr>
            <w:rFonts w:ascii="Times New Roman" w:hAnsi="Times New Roman" w:cs="Times New Roman"/>
          </w:rPr>
          <w:t>Neumann, M</w:t>
        </w:r>
      </w:hyperlink>
      <w:r w:rsidR="00040224" w:rsidRPr="00B70582">
        <w:rPr>
          <w:rFonts w:ascii="Times New Roman" w:hAnsi="Times New Roman" w:cs="Times New Roman"/>
        </w:rPr>
        <w:t xml:space="preserve">. (2016). Molecular neuropathology of frontotemporal dementia: insights into disease mechanisms from postmortem studies. </w:t>
      </w:r>
      <w:r w:rsidR="00040224" w:rsidRPr="00B70582">
        <w:rPr>
          <w:rFonts w:ascii="Times New Roman" w:hAnsi="Times New Roman" w:cs="Times New Roman"/>
          <w:i/>
        </w:rPr>
        <w:t>Journal of Neurochemistry</w:t>
      </w:r>
      <w:r w:rsidR="00040224">
        <w:rPr>
          <w:rFonts w:ascii="Times New Roman" w:hAnsi="Times New Roman" w:cs="Times New Roman"/>
        </w:rPr>
        <w:t xml:space="preserve">. </w:t>
      </w:r>
      <w:r w:rsidR="00040224" w:rsidRPr="00B70582">
        <w:rPr>
          <w:rFonts w:ascii="Times New Roman" w:hAnsi="Times New Roman" w:cs="Times New Roman"/>
        </w:rPr>
        <w:t>Vol.138, Issue S1. 54–70</w:t>
      </w:r>
      <w:r w:rsidR="00040224">
        <w:rPr>
          <w:rFonts w:ascii="Times New Roman" w:hAnsi="Times New Roman" w:cs="Times New Roman"/>
        </w:rPr>
        <w:t>.</w:t>
      </w:r>
    </w:p>
    <w:p w14:paraId="757DE5BD"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lastRenderedPageBreak/>
        <w:t>Rohrer, J.D., Warren. J.D. (2011). Phenotypic signatures of genetic frontotemporal dementia. Current Opinion in Neurology. Vol 24, Issue 6. 542-549.</w:t>
      </w:r>
    </w:p>
    <w:p w14:paraId="79E37EFD"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t xml:space="preserve">Roland, B., Jurgen, G. (2016). Special issue on Cytoskeletal proteins in health and neurodegenerative disease’. </w:t>
      </w:r>
      <w:r w:rsidRPr="00950E11">
        <w:rPr>
          <w:rFonts w:ascii="Times New Roman" w:hAnsi="Times New Roman" w:cs="Times New Roman"/>
          <w:i/>
        </w:rPr>
        <w:t>Brain Research Bulletin.</w:t>
      </w:r>
      <w:r>
        <w:rPr>
          <w:rFonts w:ascii="Times New Roman" w:hAnsi="Times New Roman" w:cs="Times New Roman"/>
        </w:rPr>
        <w:t xml:space="preserve"> Vol 126, Part 3. 213-216.</w:t>
      </w:r>
    </w:p>
    <w:p w14:paraId="278BAF84"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t xml:space="preserve">Dillon, C., </w:t>
      </w:r>
      <w:proofErr w:type="spellStart"/>
      <w:r>
        <w:rPr>
          <w:rFonts w:ascii="Times New Roman" w:hAnsi="Times New Roman" w:cs="Times New Roman"/>
        </w:rPr>
        <w:t>Goda</w:t>
      </w:r>
      <w:proofErr w:type="spellEnd"/>
      <w:r>
        <w:rPr>
          <w:rFonts w:ascii="Times New Roman" w:hAnsi="Times New Roman" w:cs="Times New Roman"/>
        </w:rPr>
        <w:t xml:space="preserve">, Yukiko. (2005). The actin cytoskeleton: Integrating form and function at the synapse. </w:t>
      </w:r>
      <w:proofErr w:type="spellStart"/>
      <w:r w:rsidRPr="0093257A">
        <w:rPr>
          <w:rFonts w:ascii="Times New Roman" w:hAnsi="Times New Roman" w:cs="Times New Roman"/>
        </w:rPr>
        <w:t>Annu</w:t>
      </w:r>
      <w:proofErr w:type="spellEnd"/>
      <w:r w:rsidRPr="0093257A">
        <w:rPr>
          <w:rFonts w:ascii="Times New Roman" w:hAnsi="Times New Roman" w:cs="Times New Roman"/>
        </w:rPr>
        <w:t xml:space="preserve">. Rev. </w:t>
      </w:r>
      <w:proofErr w:type="spellStart"/>
      <w:r w:rsidRPr="0093257A">
        <w:rPr>
          <w:rFonts w:ascii="Times New Roman" w:hAnsi="Times New Roman" w:cs="Times New Roman"/>
        </w:rPr>
        <w:t>Neurosci</w:t>
      </w:r>
      <w:proofErr w:type="spellEnd"/>
      <w:r w:rsidRPr="0093257A">
        <w:rPr>
          <w:rFonts w:ascii="Times New Roman" w:hAnsi="Times New Roman" w:cs="Times New Roman"/>
        </w:rPr>
        <w:t xml:space="preserve">. </w:t>
      </w:r>
      <w:r>
        <w:rPr>
          <w:rFonts w:ascii="Times New Roman" w:hAnsi="Times New Roman" w:cs="Times New Roman"/>
        </w:rPr>
        <w:t xml:space="preserve">28:25-55. </w:t>
      </w:r>
      <w:proofErr w:type="spellStart"/>
      <w:r w:rsidRPr="000E0F62">
        <w:rPr>
          <w:rFonts w:ascii="Times New Roman" w:hAnsi="Times New Roman" w:cs="Times New Roman"/>
        </w:rPr>
        <w:t>doi</w:t>
      </w:r>
      <w:proofErr w:type="spellEnd"/>
      <w:r w:rsidRPr="000E0F62">
        <w:rPr>
          <w:rFonts w:ascii="Times New Roman" w:hAnsi="Times New Roman" w:cs="Times New Roman"/>
        </w:rPr>
        <w:t xml:space="preserve">: 10.1146/ </w:t>
      </w:r>
      <w:proofErr w:type="spellStart"/>
      <w:r w:rsidRPr="000E0F62">
        <w:rPr>
          <w:rFonts w:ascii="Times New Roman" w:hAnsi="Times New Roman" w:cs="Times New Roman"/>
        </w:rPr>
        <w:t>annurev</w:t>
      </w:r>
      <w:proofErr w:type="spellEnd"/>
      <w:r w:rsidRPr="000E0F62">
        <w:rPr>
          <w:rFonts w:ascii="Times New Roman" w:hAnsi="Times New Roman" w:cs="Times New Roman"/>
        </w:rPr>
        <w:t>. neuro.28.061604.135757</w:t>
      </w:r>
    </w:p>
    <w:p w14:paraId="34D91B51" w14:textId="77777777" w:rsidR="00040224" w:rsidRDefault="00040224" w:rsidP="00040224">
      <w:pPr>
        <w:pStyle w:val="ListParagraph"/>
        <w:numPr>
          <w:ilvl w:val="0"/>
          <w:numId w:val="3"/>
        </w:numPr>
        <w:ind w:left="720"/>
        <w:rPr>
          <w:rFonts w:asciiTheme="majorEastAsia" w:hAnsiTheme="majorEastAsia" w:cstheme="majorEastAsia"/>
          <w:lang w:eastAsia="zh-CN"/>
        </w:rPr>
      </w:pPr>
      <w:r w:rsidRPr="000E0F62">
        <w:rPr>
          <w:rFonts w:asciiTheme="majorEastAsia" w:hAnsiTheme="majorEastAsia" w:cstheme="majorEastAsia"/>
          <w:lang w:eastAsia="zh-CN"/>
        </w:rPr>
        <w:t xml:space="preserve">Fujiwara, I., </w:t>
      </w:r>
      <w:proofErr w:type="spellStart"/>
      <w:r w:rsidRPr="000E0F62">
        <w:rPr>
          <w:rFonts w:asciiTheme="majorEastAsia" w:hAnsiTheme="majorEastAsia" w:cstheme="majorEastAsia"/>
          <w:lang w:eastAsia="zh-CN"/>
        </w:rPr>
        <w:t>Vavylonis</w:t>
      </w:r>
      <w:proofErr w:type="spellEnd"/>
      <w:r w:rsidRPr="000E0F62">
        <w:rPr>
          <w:rFonts w:asciiTheme="majorEastAsia" w:hAnsiTheme="majorEastAsia" w:cstheme="majorEastAsia"/>
          <w:lang w:eastAsia="zh-CN"/>
        </w:rPr>
        <w:t>, D., Pollard, T, D. (2007). Polymerization kinetics of ADP- and ATP-P</w:t>
      </w:r>
      <w:r w:rsidRPr="000E0F62">
        <w:rPr>
          <w:rFonts w:asciiTheme="majorEastAsia" w:hAnsiTheme="majorEastAsia" w:cstheme="majorEastAsia"/>
          <w:vertAlign w:val="subscript"/>
          <w:lang w:eastAsia="zh-CN"/>
        </w:rPr>
        <w:t>i</w:t>
      </w:r>
      <w:r w:rsidRPr="000E0F62">
        <w:rPr>
          <w:rFonts w:asciiTheme="majorEastAsia" w:hAnsiTheme="majorEastAsia" w:cstheme="majorEastAsia"/>
          <w:lang w:eastAsia="zh-CN"/>
        </w:rPr>
        <w:t xml:space="preserve">-actin determined by fluorescence microscopy. </w:t>
      </w:r>
      <w:r w:rsidRPr="000E0F62">
        <w:rPr>
          <w:rFonts w:asciiTheme="majorEastAsia" w:hAnsiTheme="majorEastAsia" w:cstheme="majorEastAsia"/>
          <w:i/>
          <w:lang w:eastAsia="zh-CN"/>
        </w:rPr>
        <w:t xml:space="preserve"> PNAS</w:t>
      </w:r>
      <w:r>
        <w:rPr>
          <w:rFonts w:asciiTheme="majorEastAsia" w:hAnsiTheme="majorEastAsia" w:cstheme="majorEastAsia"/>
          <w:i/>
          <w:lang w:eastAsia="zh-CN"/>
        </w:rPr>
        <w:t>.</w:t>
      </w:r>
      <w:r w:rsidRPr="000E0F62">
        <w:rPr>
          <w:rFonts w:asciiTheme="majorEastAsia" w:hAnsiTheme="majorEastAsia" w:cstheme="majorEastAsia"/>
          <w:i/>
          <w:lang w:eastAsia="zh-CN"/>
        </w:rPr>
        <w:t xml:space="preserve"> </w:t>
      </w:r>
      <w:r w:rsidRPr="000E0F62">
        <w:rPr>
          <w:rFonts w:asciiTheme="majorEastAsia" w:hAnsiTheme="majorEastAsia" w:cstheme="majorEastAsia"/>
          <w:lang w:eastAsia="zh-CN"/>
        </w:rPr>
        <w:t xml:space="preserve">104(21) 8827-8832. </w:t>
      </w:r>
    </w:p>
    <w:p w14:paraId="07F9CD64" w14:textId="77777777" w:rsidR="00040224" w:rsidRPr="000E0F62" w:rsidRDefault="00040224" w:rsidP="00040224">
      <w:pPr>
        <w:pStyle w:val="ListParagraph"/>
        <w:numPr>
          <w:ilvl w:val="0"/>
          <w:numId w:val="3"/>
        </w:numPr>
        <w:ind w:left="720"/>
        <w:rPr>
          <w:rFonts w:asciiTheme="majorEastAsia" w:hAnsiTheme="majorEastAsia" w:cstheme="majorEastAsia"/>
          <w:lang w:eastAsia="zh-CN"/>
        </w:rPr>
      </w:pPr>
      <w:proofErr w:type="spellStart"/>
      <w:r>
        <w:rPr>
          <w:rFonts w:asciiTheme="majorEastAsia" w:hAnsiTheme="majorEastAsia" w:cstheme="majorEastAsia"/>
          <w:lang w:eastAsia="zh-CN"/>
        </w:rPr>
        <w:t>Bamburg</w:t>
      </w:r>
      <w:proofErr w:type="spellEnd"/>
      <w:r>
        <w:rPr>
          <w:rFonts w:asciiTheme="majorEastAsia" w:hAnsiTheme="majorEastAsia" w:cstheme="majorEastAsia"/>
          <w:lang w:eastAsia="zh-CN"/>
        </w:rPr>
        <w:t xml:space="preserve">, J.R., Bernstein, B.W. (2010) Roles of ADF/cofilin in actin polymerization and beyond. </w:t>
      </w:r>
      <w:r w:rsidRPr="00F371A3">
        <w:rPr>
          <w:rFonts w:asciiTheme="majorEastAsia" w:hAnsiTheme="majorEastAsia" w:cstheme="majorEastAsia"/>
          <w:i/>
          <w:lang w:eastAsia="zh-CN"/>
        </w:rPr>
        <w:t>F1000 Biology Report.</w:t>
      </w:r>
      <w:r>
        <w:rPr>
          <w:rFonts w:asciiTheme="majorEastAsia" w:hAnsiTheme="majorEastAsia" w:cstheme="majorEastAsia"/>
          <w:lang w:eastAsia="zh-CN"/>
        </w:rPr>
        <w:t xml:space="preserve"> 2:62. </w:t>
      </w:r>
      <w:proofErr w:type="spellStart"/>
      <w:r>
        <w:rPr>
          <w:rFonts w:asciiTheme="majorEastAsia" w:hAnsiTheme="majorEastAsia" w:cstheme="majorEastAsia"/>
          <w:lang w:eastAsia="zh-CN"/>
        </w:rPr>
        <w:t>doi</w:t>
      </w:r>
      <w:proofErr w:type="spellEnd"/>
      <w:r>
        <w:rPr>
          <w:rFonts w:asciiTheme="majorEastAsia" w:hAnsiTheme="majorEastAsia" w:cstheme="majorEastAsia"/>
          <w:lang w:eastAsia="zh-CN"/>
        </w:rPr>
        <w:t>: 10.3410/B2-62.</w:t>
      </w:r>
    </w:p>
    <w:p w14:paraId="15493C70" w14:textId="77777777" w:rsidR="00040224" w:rsidRPr="00F371A3" w:rsidRDefault="00040224" w:rsidP="00040224">
      <w:pPr>
        <w:pStyle w:val="ListParagraph"/>
        <w:numPr>
          <w:ilvl w:val="0"/>
          <w:numId w:val="3"/>
        </w:numPr>
        <w:ind w:left="720"/>
        <w:rPr>
          <w:rFonts w:ascii="Times New Roman" w:hAnsi="Times New Roman" w:cs="Times New Roman"/>
          <w:i/>
        </w:rPr>
      </w:pPr>
      <w:proofErr w:type="spellStart"/>
      <w:r>
        <w:rPr>
          <w:rFonts w:ascii="Times New Roman" w:hAnsi="Times New Roman" w:cs="Times New Roman"/>
        </w:rPr>
        <w:t>Bamburg</w:t>
      </w:r>
      <w:proofErr w:type="spellEnd"/>
      <w:r>
        <w:rPr>
          <w:rFonts w:ascii="Times New Roman" w:hAnsi="Times New Roman" w:cs="Times New Roman"/>
        </w:rPr>
        <w:t xml:space="preserve">, J.R., Bloom, G.S. (2010). Cytoskeletal pathologies of Alzheimer Disease. </w:t>
      </w:r>
      <w:r w:rsidRPr="00F64074">
        <w:rPr>
          <w:rFonts w:ascii="Times New Roman" w:hAnsi="Times New Roman" w:cs="Times New Roman"/>
          <w:i/>
        </w:rPr>
        <w:t xml:space="preserve">Cell </w:t>
      </w:r>
      <w:proofErr w:type="spellStart"/>
      <w:r w:rsidRPr="00F64074">
        <w:rPr>
          <w:rFonts w:ascii="Times New Roman" w:hAnsi="Times New Roman" w:cs="Times New Roman"/>
          <w:i/>
        </w:rPr>
        <w:t>Motil</w:t>
      </w:r>
      <w:proofErr w:type="spellEnd"/>
      <w:r w:rsidRPr="00F64074">
        <w:rPr>
          <w:rFonts w:ascii="Times New Roman" w:hAnsi="Times New Roman" w:cs="Times New Roman"/>
          <w:i/>
        </w:rPr>
        <w:t xml:space="preserve"> Cytoskeleton. </w:t>
      </w:r>
      <w:r>
        <w:rPr>
          <w:rFonts w:ascii="Arial" w:hAnsi="Arial" w:cs="Arial"/>
          <w:color w:val="000000"/>
          <w:sz w:val="16"/>
          <w:szCs w:val="16"/>
          <w:shd w:val="clear" w:color="auto" w:fill="FFFFFF"/>
        </w:rPr>
        <w:t> </w:t>
      </w:r>
      <w:r w:rsidRPr="00F64074">
        <w:rPr>
          <w:rFonts w:ascii="Times New Roman" w:hAnsi="Times New Roman" w:cs="Times New Roman"/>
        </w:rPr>
        <w:t>66(8): 635–649</w:t>
      </w:r>
      <w:r w:rsidRPr="00F64074">
        <w:rPr>
          <w:rFonts w:ascii="Times New Roman" w:hAnsi="Times New Roman" w:cs="Times New Roman"/>
          <w:i/>
        </w:rPr>
        <w:t xml:space="preserve">. </w:t>
      </w:r>
      <w:proofErr w:type="spellStart"/>
      <w:r w:rsidRPr="00F64074">
        <w:rPr>
          <w:rFonts w:ascii="Times New Roman" w:hAnsi="Times New Roman" w:cs="Times New Roman"/>
        </w:rPr>
        <w:t>doi</w:t>
      </w:r>
      <w:proofErr w:type="spellEnd"/>
      <w:r w:rsidRPr="00F64074">
        <w:rPr>
          <w:rFonts w:ascii="Times New Roman" w:hAnsi="Times New Roman" w:cs="Times New Roman"/>
        </w:rPr>
        <w:t>:  </w:t>
      </w:r>
      <w:hyperlink r:id="rId26" w:tgtFrame="pmc_ext" w:history="1">
        <w:r w:rsidRPr="00F64074">
          <w:rPr>
            <w:rFonts w:ascii="Times New Roman" w:hAnsi="Times New Roman" w:cs="Times New Roman"/>
          </w:rPr>
          <w:t>10.1002/cm.20388</w:t>
        </w:r>
      </w:hyperlink>
      <w:r>
        <w:rPr>
          <w:rFonts w:ascii="Times New Roman" w:hAnsi="Times New Roman" w:cs="Times New Roman"/>
        </w:rPr>
        <w:t>.</w:t>
      </w:r>
    </w:p>
    <w:p w14:paraId="35A056A0" w14:textId="77777777" w:rsidR="00040224" w:rsidRDefault="00040224" w:rsidP="00040224">
      <w:pPr>
        <w:pStyle w:val="ListParagraph"/>
        <w:numPr>
          <w:ilvl w:val="0"/>
          <w:numId w:val="3"/>
        </w:numPr>
        <w:ind w:left="720"/>
        <w:rPr>
          <w:rFonts w:ascii="Times New Roman" w:hAnsi="Times New Roman" w:cs="Times New Roman"/>
        </w:rPr>
      </w:pPr>
      <w:proofErr w:type="spellStart"/>
      <w:r>
        <w:rPr>
          <w:rFonts w:ascii="Times New Roman" w:hAnsi="Times New Roman" w:cs="Times New Roman"/>
        </w:rPr>
        <w:t>Niwa</w:t>
      </w:r>
      <w:proofErr w:type="spellEnd"/>
      <w:r>
        <w:rPr>
          <w:rFonts w:ascii="Times New Roman" w:hAnsi="Times New Roman" w:cs="Times New Roman"/>
        </w:rPr>
        <w:t>, R.,</w:t>
      </w:r>
      <w:r w:rsidRPr="00C132D7">
        <w:rPr>
          <w:rFonts w:ascii="Times New Roman" w:hAnsi="Times New Roman" w:cs="Times New Roman"/>
        </w:rPr>
        <w:t xml:space="preserve"> Nagata-Ohashi, K., </w:t>
      </w:r>
      <w:proofErr w:type="spellStart"/>
      <w:r w:rsidRPr="00C132D7">
        <w:rPr>
          <w:rFonts w:ascii="Times New Roman" w:hAnsi="Times New Roman" w:cs="Times New Roman"/>
        </w:rPr>
        <w:t>Takeichi</w:t>
      </w:r>
      <w:proofErr w:type="spellEnd"/>
      <w:r w:rsidRPr="00C132D7">
        <w:rPr>
          <w:rFonts w:ascii="Times New Roman" w:hAnsi="Times New Roman" w:cs="Times New Roman"/>
        </w:rPr>
        <w:t>,</w:t>
      </w:r>
      <w:r>
        <w:rPr>
          <w:rFonts w:ascii="Times New Roman" w:hAnsi="Times New Roman" w:cs="Times New Roman"/>
        </w:rPr>
        <w:t xml:space="preserve"> K</w:t>
      </w:r>
      <w:r w:rsidRPr="00C132D7">
        <w:rPr>
          <w:rFonts w:ascii="Times New Roman" w:hAnsi="Times New Roman" w:cs="Times New Roman"/>
        </w:rPr>
        <w:t>,</w:t>
      </w:r>
      <w:r>
        <w:rPr>
          <w:rFonts w:ascii="Times New Roman" w:hAnsi="Times New Roman" w:cs="Times New Roman"/>
        </w:rPr>
        <w:t xml:space="preserve"> </w:t>
      </w:r>
      <w:r w:rsidRPr="00C132D7">
        <w:rPr>
          <w:rFonts w:ascii="Times New Roman" w:hAnsi="Times New Roman" w:cs="Times New Roman"/>
        </w:rPr>
        <w:t>Mizuno,</w:t>
      </w:r>
      <w:r>
        <w:rPr>
          <w:rFonts w:ascii="Times New Roman" w:hAnsi="Times New Roman" w:cs="Times New Roman"/>
        </w:rPr>
        <w:t xml:space="preserve"> </w:t>
      </w:r>
      <w:r w:rsidRPr="00C132D7">
        <w:rPr>
          <w:rFonts w:ascii="Times New Roman" w:hAnsi="Times New Roman" w:cs="Times New Roman"/>
        </w:rPr>
        <w:t xml:space="preserve">K., and </w:t>
      </w:r>
      <w:proofErr w:type="spellStart"/>
      <w:r w:rsidRPr="00C132D7">
        <w:rPr>
          <w:rFonts w:ascii="Times New Roman" w:hAnsi="Times New Roman" w:cs="Times New Roman"/>
        </w:rPr>
        <w:t>Uemura</w:t>
      </w:r>
      <w:proofErr w:type="spellEnd"/>
      <w:r w:rsidRPr="00C132D7">
        <w:rPr>
          <w:rFonts w:ascii="Times New Roman" w:hAnsi="Times New Roman" w:cs="Times New Roman"/>
        </w:rPr>
        <w:t xml:space="preserve">, T. </w:t>
      </w:r>
      <w:r>
        <w:rPr>
          <w:rFonts w:ascii="Times New Roman" w:hAnsi="Times New Roman" w:cs="Times New Roman"/>
        </w:rPr>
        <w:t xml:space="preserve">(2002). </w:t>
      </w:r>
      <w:r w:rsidRPr="00C132D7">
        <w:rPr>
          <w:rFonts w:ascii="Times New Roman" w:hAnsi="Times New Roman" w:cs="Times New Roman"/>
        </w:rPr>
        <w:t xml:space="preserve">Control of Actin Reorganization by Slingshot, a Family of Phosphatases that Dephosphorylate ADF/Cofilin. </w:t>
      </w:r>
      <w:r w:rsidRPr="00C132D7">
        <w:rPr>
          <w:rFonts w:ascii="Times New Roman" w:hAnsi="Times New Roman" w:cs="Times New Roman"/>
          <w:i/>
        </w:rPr>
        <w:t>Cell</w:t>
      </w:r>
      <w:r w:rsidRPr="00C132D7">
        <w:rPr>
          <w:rFonts w:ascii="Times New Roman" w:hAnsi="Times New Roman" w:cs="Times New Roman"/>
        </w:rPr>
        <w:t xml:space="preserve">. Vol 108, 233-246. </w:t>
      </w:r>
    </w:p>
    <w:p w14:paraId="63280BF8" w14:textId="77777777" w:rsidR="00040224" w:rsidRPr="00206617" w:rsidRDefault="00040224" w:rsidP="00040224">
      <w:pPr>
        <w:pStyle w:val="ListParagraph"/>
        <w:numPr>
          <w:ilvl w:val="0"/>
          <w:numId w:val="3"/>
        </w:numPr>
        <w:ind w:left="720"/>
        <w:rPr>
          <w:rFonts w:ascii="Times New Roman" w:hAnsi="Times New Roman" w:cs="Times New Roman"/>
          <w:i/>
        </w:rPr>
      </w:pPr>
      <w:proofErr w:type="spellStart"/>
      <w:r>
        <w:rPr>
          <w:rFonts w:ascii="Times New Roman" w:hAnsi="Times New Roman" w:cs="Times New Roman"/>
        </w:rPr>
        <w:t>Bamburg</w:t>
      </w:r>
      <w:proofErr w:type="spellEnd"/>
      <w:r>
        <w:rPr>
          <w:rFonts w:ascii="Times New Roman" w:hAnsi="Times New Roman" w:cs="Times New Roman"/>
        </w:rPr>
        <w:t xml:space="preserve">, J.R., </w:t>
      </w:r>
      <w:proofErr w:type="spellStart"/>
      <w:r>
        <w:rPr>
          <w:rFonts w:ascii="Times New Roman" w:hAnsi="Times New Roman" w:cs="Times New Roman"/>
        </w:rPr>
        <w:t>Wiggan</w:t>
      </w:r>
      <w:proofErr w:type="spellEnd"/>
      <w:r>
        <w:rPr>
          <w:rFonts w:ascii="Times New Roman" w:hAnsi="Times New Roman" w:cs="Times New Roman"/>
        </w:rPr>
        <w:t xml:space="preserve">, O.P. (2002). ADF/cofilin and actin dynamics in disease. </w:t>
      </w:r>
      <w:r w:rsidRPr="003C7CA4">
        <w:rPr>
          <w:rFonts w:ascii="Times New Roman" w:hAnsi="Times New Roman" w:cs="Times New Roman"/>
          <w:i/>
        </w:rPr>
        <w:t xml:space="preserve">Trends in Cell Biology. </w:t>
      </w:r>
      <w:r>
        <w:rPr>
          <w:rFonts w:ascii="Times New Roman" w:hAnsi="Times New Roman" w:cs="Times New Roman"/>
        </w:rPr>
        <w:t xml:space="preserve">Vol 12, Issue 12, 598-605. </w:t>
      </w:r>
    </w:p>
    <w:p w14:paraId="12600CC0" w14:textId="77777777" w:rsidR="00040224" w:rsidRPr="006704EF" w:rsidRDefault="00040224" w:rsidP="00040224">
      <w:pPr>
        <w:pStyle w:val="ListParagraph"/>
        <w:numPr>
          <w:ilvl w:val="0"/>
          <w:numId w:val="3"/>
        </w:numPr>
        <w:ind w:left="720"/>
        <w:rPr>
          <w:rFonts w:ascii="Times New Roman" w:hAnsi="Times New Roman" w:cs="Times New Roman"/>
          <w:i/>
        </w:rPr>
      </w:pPr>
      <w:proofErr w:type="spellStart"/>
      <w:r w:rsidRPr="00206617">
        <w:rPr>
          <w:rFonts w:ascii="Times New Roman" w:hAnsi="Times New Roman" w:cs="Times New Roman"/>
        </w:rPr>
        <w:t>Carlier</w:t>
      </w:r>
      <w:proofErr w:type="spellEnd"/>
      <w:r w:rsidRPr="00206617">
        <w:rPr>
          <w:rFonts w:ascii="Times New Roman" w:hAnsi="Times New Roman" w:cs="Times New Roman"/>
        </w:rPr>
        <w:t>, M.</w:t>
      </w:r>
      <w:r>
        <w:rPr>
          <w:rFonts w:ascii="Times New Roman" w:hAnsi="Times New Roman" w:cs="Times New Roman"/>
        </w:rPr>
        <w:t xml:space="preserve"> F., Laurent, V., </w:t>
      </w:r>
      <w:proofErr w:type="spellStart"/>
      <w:r w:rsidRPr="00206617">
        <w:rPr>
          <w:rFonts w:ascii="Times New Roman" w:hAnsi="Times New Roman" w:cs="Times New Roman"/>
        </w:rPr>
        <w:t>Santolini</w:t>
      </w:r>
      <w:proofErr w:type="spellEnd"/>
      <w:r w:rsidRPr="00206617">
        <w:rPr>
          <w:rFonts w:ascii="Times New Roman" w:hAnsi="Times New Roman" w:cs="Times New Roman"/>
        </w:rPr>
        <w:t>,</w:t>
      </w:r>
      <w:r>
        <w:rPr>
          <w:rFonts w:ascii="Times New Roman" w:hAnsi="Times New Roman" w:cs="Times New Roman"/>
        </w:rPr>
        <w:t xml:space="preserve"> </w:t>
      </w:r>
      <w:r w:rsidRPr="00206617">
        <w:rPr>
          <w:rFonts w:ascii="Times New Roman" w:hAnsi="Times New Roman" w:cs="Times New Roman"/>
        </w:rPr>
        <w:t xml:space="preserve">J., Melki, R., </w:t>
      </w:r>
      <w:proofErr w:type="spellStart"/>
      <w:r w:rsidRPr="00206617">
        <w:rPr>
          <w:rFonts w:ascii="Times New Roman" w:hAnsi="Times New Roman" w:cs="Times New Roman"/>
        </w:rPr>
        <w:t>Didry</w:t>
      </w:r>
      <w:proofErr w:type="spellEnd"/>
      <w:r w:rsidRPr="00206617">
        <w:rPr>
          <w:rFonts w:ascii="Times New Roman" w:hAnsi="Times New Roman" w:cs="Times New Roman"/>
        </w:rPr>
        <w:t xml:space="preserve">, D., Xia, </w:t>
      </w:r>
      <w:proofErr w:type="gramStart"/>
      <w:r w:rsidRPr="00206617">
        <w:rPr>
          <w:rFonts w:ascii="Times New Roman" w:hAnsi="Times New Roman" w:cs="Times New Roman"/>
        </w:rPr>
        <w:t>G.X.,,</w:t>
      </w:r>
      <w:proofErr w:type="gramEnd"/>
      <w:r w:rsidRPr="00206617">
        <w:rPr>
          <w:rFonts w:ascii="Times New Roman" w:hAnsi="Times New Roman" w:cs="Times New Roman"/>
        </w:rPr>
        <w:t xml:space="preserve"> Hong Y.,  Chua N.H., </w:t>
      </w:r>
      <w:proofErr w:type="spellStart"/>
      <w:r w:rsidRPr="00206617">
        <w:rPr>
          <w:rFonts w:ascii="Times New Roman" w:hAnsi="Times New Roman" w:cs="Times New Roman"/>
        </w:rPr>
        <w:t>Pantaloni</w:t>
      </w:r>
      <w:proofErr w:type="spellEnd"/>
      <w:r w:rsidRPr="00206617">
        <w:rPr>
          <w:rFonts w:ascii="Times New Roman" w:hAnsi="Times New Roman" w:cs="Times New Roman"/>
        </w:rPr>
        <w:t xml:space="preserve"> D. </w:t>
      </w:r>
      <w:r>
        <w:rPr>
          <w:rFonts w:ascii="Times New Roman" w:hAnsi="Times New Roman" w:cs="Times New Roman"/>
        </w:rPr>
        <w:t xml:space="preserve">(1997). </w:t>
      </w:r>
      <w:r w:rsidRPr="00206617">
        <w:rPr>
          <w:rFonts w:ascii="Times New Roman" w:hAnsi="Times New Roman" w:cs="Times New Roman"/>
        </w:rPr>
        <w:t>Actin Depolymerizing Factor (ADF/Cofilin) Enhances the Rate of Filament Turnover: Implication in Actin-based Motility</w:t>
      </w:r>
      <w:r>
        <w:rPr>
          <w:rFonts w:ascii="Times New Roman" w:hAnsi="Times New Roman" w:cs="Times New Roman"/>
        </w:rPr>
        <w:t xml:space="preserve">. </w:t>
      </w:r>
      <w:r>
        <w:rPr>
          <w:rFonts w:ascii="Times New Roman" w:hAnsi="Times New Roman" w:cs="Times New Roman"/>
          <w:i/>
        </w:rPr>
        <w:t xml:space="preserve">Journal of Cell Biology. </w:t>
      </w:r>
      <w:r>
        <w:rPr>
          <w:rFonts w:ascii="Times New Roman" w:hAnsi="Times New Roman" w:cs="Times New Roman"/>
        </w:rPr>
        <w:t xml:space="preserve">136 (6); 1307. </w:t>
      </w:r>
      <w:r w:rsidRPr="00206617">
        <w:rPr>
          <w:rFonts w:ascii="Times New Roman" w:hAnsi="Times New Roman" w:cs="Times New Roman"/>
        </w:rPr>
        <w:t>DOI: 10.1083/jcb.136.6.1307</w:t>
      </w:r>
    </w:p>
    <w:p w14:paraId="09D5EB8F" w14:textId="77777777" w:rsidR="00040224" w:rsidRPr="00F371A3" w:rsidRDefault="00040224" w:rsidP="00040224">
      <w:pPr>
        <w:pStyle w:val="ListParagraph"/>
        <w:numPr>
          <w:ilvl w:val="0"/>
          <w:numId w:val="3"/>
        </w:numPr>
        <w:ind w:left="720"/>
        <w:rPr>
          <w:rFonts w:ascii="Times New Roman" w:hAnsi="Times New Roman" w:cs="Times New Roman"/>
          <w:i/>
        </w:rPr>
      </w:pPr>
      <w:r>
        <w:rPr>
          <w:rFonts w:ascii="Times New Roman" w:hAnsi="Times New Roman" w:cs="Times New Roman"/>
        </w:rPr>
        <w:t xml:space="preserve">Gu, J., Lee, C, W., Fan, Y., </w:t>
      </w:r>
      <w:proofErr w:type="spellStart"/>
      <w:r>
        <w:rPr>
          <w:rFonts w:ascii="Times New Roman" w:hAnsi="Times New Roman" w:cs="Times New Roman"/>
        </w:rPr>
        <w:t>Komlos</w:t>
      </w:r>
      <w:proofErr w:type="spellEnd"/>
      <w:r>
        <w:rPr>
          <w:rFonts w:ascii="Times New Roman" w:hAnsi="Times New Roman" w:cs="Times New Roman"/>
        </w:rPr>
        <w:t xml:space="preserve">, D., Tang, X., Sun, C., Yu, K., Hartzell, H, C., Chen, G., </w:t>
      </w:r>
      <w:proofErr w:type="spellStart"/>
      <w:r>
        <w:rPr>
          <w:rFonts w:ascii="Times New Roman" w:hAnsi="Times New Roman" w:cs="Times New Roman"/>
        </w:rPr>
        <w:t>Bamburg</w:t>
      </w:r>
      <w:proofErr w:type="spellEnd"/>
      <w:r>
        <w:rPr>
          <w:rFonts w:ascii="Times New Roman" w:hAnsi="Times New Roman" w:cs="Times New Roman"/>
        </w:rPr>
        <w:t xml:space="preserve">, J, R., Zheng, J, Q. (2010). ADF/cofilin-mediated actin dynamics regulated AMPA receptor trafficking during synaptic plasticity. </w:t>
      </w:r>
      <w:r w:rsidRPr="006704EF">
        <w:rPr>
          <w:rFonts w:ascii="Times New Roman" w:hAnsi="Times New Roman" w:cs="Times New Roman"/>
          <w:i/>
        </w:rPr>
        <w:t>Nature Neuroscience.</w:t>
      </w:r>
      <w:r>
        <w:rPr>
          <w:rFonts w:ascii="Times New Roman" w:hAnsi="Times New Roman" w:cs="Times New Roman"/>
        </w:rPr>
        <w:t xml:space="preserve"> doi:10.1038/nn.2634. </w:t>
      </w:r>
    </w:p>
    <w:p w14:paraId="6EBA7D33" w14:textId="77777777" w:rsidR="00040224" w:rsidRDefault="00040224" w:rsidP="00040224">
      <w:pPr>
        <w:pStyle w:val="ListParagraph"/>
        <w:numPr>
          <w:ilvl w:val="0"/>
          <w:numId w:val="3"/>
        </w:numPr>
        <w:ind w:left="720"/>
        <w:rPr>
          <w:rFonts w:ascii="Times New Roman" w:hAnsi="Times New Roman" w:cs="Times New Roman"/>
        </w:rPr>
      </w:pPr>
      <w:r w:rsidRPr="0039423B">
        <w:rPr>
          <w:rFonts w:ascii="Times New Roman" w:hAnsi="Times New Roman" w:cs="Times New Roman"/>
        </w:rPr>
        <w:t xml:space="preserve">Meng, Y., Zhang, Y., </w:t>
      </w:r>
      <w:proofErr w:type="spellStart"/>
      <w:r w:rsidRPr="0039423B">
        <w:rPr>
          <w:rFonts w:ascii="Times New Roman" w:hAnsi="Times New Roman" w:cs="Times New Roman"/>
        </w:rPr>
        <w:t>Tregoubov</w:t>
      </w:r>
      <w:proofErr w:type="spellEnd"/>
      <w:r w:rsidRPr="0039423B">
        <w:rPr>
          <w:rFonts w:ascii="Times New Roman" w:hAnsi="Times New Roman" w:cs="Times New Roman"/>
        </w:rPr>
        <w:t xml:space="preserve">, V., Janus, C., Cruz, I., et al. (2002). Abnormal spine morphology and enhanced LTP in LIMK1 knockout mice. </w:t>
      </w:r>
      <w:r w:rsidRPr="0039423B">
        <w:rPr>
          <w:rFonts w:ascii="Times New Roman" w:hAnsi="Times New Roman" w:cs="Times New Roman"/>
          <w:i/>
        </w:rPr>
        <w:t>Neuron</w:t>
      </w:r>
      <w:r w:rsidRPr="0039423B">
        <w:rPr>
          <w:rFonts w:ascii="Times New Roman" w:hAnsi="Times New Roman" w:cs="Times New Roman"/>
        </w:rPr>
        <w:t>, 35:121-133.</w:t>
      </w:r>
    </w:p>
    <w:p w14:paraId="03620CD6" w14:textId="77777777" w:rsidR="00040224" w:rsidRPr="004D06D7" w:rsidRDefault="00040224" w:rsidP="00040224">
      <w:pPr>
        <w:pStyle w:val="ListParagraph"/>
        <w:numPr>
          <w:ilvl w:val="0"/>
          <w:numId w:val="3"/>
        </w:numPr>
        <w:ind w:left="720"/>
        <w:rPr>
          <w:rFonts w:ascii="Times New Roman" w:hAnsi="Times New Roman" w:cs="Times New Roman"/>
        </w:rPr>
      </w:pPr>
      <w:proofErr w:type="spellStart"/>
      <w:r w:rsidRPr="00633D39">
        <w:rPr>
          <w:rFonts w:ascii="Times New Roman" w:hAnsi="Times New Roman" w:cs="Times New Roman"/>
          <w:color w:val="000000"/>
          <w:shd w:val="clear" w:color="auto" w:fill="FFFFFF"/>
        </w:rPr>
        <w:t>Minamide</w:t>
      </w:r>
      <w:proofErr w:type="spellEnd"/>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L</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S</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w:t>
      </w:r>
      <w:proofErr w:type="spellStart"/>
      <w:r w:rsidRPr="00633D39">
        <w:rPr>
          <w:rFonts w:ascii="Times New Roman" w:hAnsi="Times New Roman" w:cs="Times New Roman"/>
          <w:color w:val="000000"/>
          <w:shd w:val="clear" w:color="auto" w:fill="FFFFFF"/>
        </w:rPr>
        <w:t>Maiti</w:t>
      </w:r>
      <w:proofErr w:type="spellEnd"/>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S</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Boyle</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J</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A</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Davis</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R</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C</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Coppinger</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J</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A</w:t>
      </w:r>
      <w:r>
        <w:rPr>
          <w:rFonts w:ascii="Times New Roman" w:hAnsi="Times New Roman" w:cs="Times New Roman"/>
          <w:color w:val="000000"/>
          <w:shd w:val="clear" w:color="auto" w:fill="FFFFFF"/>
        </w:rPr>
        <w:t xml:space="preserve">., Bao, </w:t>
      </w:r>
      <w:r w:rsidRPr="00633D39">
        <w:rPr>
          <w:rFonts w:ascii="Times New Roman" w:hAnsi="Times New Roman" w:cs="Times New Roman"/>
          <w:color w:val="000000"/>
          <w:shd w:val="clear" w:color="auto" w:fill="FFFFFF"/>
        </w:rPr>
        <w:t>Y</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Huang</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T</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Y</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Yates</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J</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w:t>
      </w:r>
      <w:proofErr w:type="spellStart"/>
      <w:r w:rsidRPr="00633D39">
        <w:rPr>
          <w:rFonts w:ascii="Times New Roman" w:hAnsi="Times New Roman" w:cs="Times New Roman"/>
          <w:color w:val="000000"/>
          <w:shd w:val="clear" w:color="auto" w:fill="FFFFFF"/>
        </w:rPr>
        <w:t>Bokoch</w:t>
      </w:r>
      <w:proofErr w:type="spellEnd"/>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G</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M</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w:t>
      </w:r>
      <w:proofErr w:type="spellStart"/>
      <w:r w:rsidRPr="00633D39">
        <w:rPr>
          <w:rFonts w:ascii="Times New Roman" w:hAnsi="Times New Roman" w:cs="Times New Roman"/>
          <w:color w:val="000000"/>
          <w:shd w:val="clear" w:color="auto" w:fill="FFFFFF"/>
        </w:rPr>
        <w:t>Bamburg</w:t>
      </w:r>
      <w:proofErr w:type="spellEnd"/>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J</w:t>
      </w:r>
      <w:r>
        <w:rPr>
          <w:rFonts w:ascii="Times New Roman" w:hAnsi="Times New Roman" w:cs="Times New Roman"/>
          <w:color w:val="000000"/>
          <w:shd w:val="clear" w:color="auto" w:fill="FFFFFF"/>
        </w:rPr>
        <w:t xml:space="preserve">. </w:t>
      </w:r>
      <w:r w:rsidRPr="00633D39">
        <w:rPr>
          <w:rFonts w:ascii="Times New Roman" w:hAnsi="Times New Roman" w:cs="Times New Roman"/>
          <w:color w:val="000000"/>
          <w:shd w:val="clear" w:color="auto" w:fill="FFFFFF"/>
        </w:rPr>
        <w:t>R.</w:t>
      </w:r>
      <w:r>
        <w:rPr>
          <w:rFonts w:ascii="Times New Roman" w:hAnsi="Times New Roman" w:cs="Times New Roman"/>
          <w:color w:val="000000"/>
          <w:shd w:val="clear" w:color="auto" w:fill="FFFFFF"/>
        </w:rPr>
        <w:t xml:space="preserve"> (2010). </w:t>
      </w:r>
      <w:r w:rsidRPr="00633D39">
        <w:rPr>
          <w:rFonts w:ascii="Times New Roman" w:hAnsi="Times New Roman" w:cs="Times New Roman"/>
          <w:color w:val="000000"/>
          <w:shd w:val="clear" w:color="auto" w:fill="FFFFFF"/>
        </w:rPr>
        <w:t>Isolation and characterization of cytoplasmic cofilin-actin rods. </w:t>
      </w:r>
      <w:r w:rsidRPr="00633D39">
        <w:rPr>
          <w:rStyle w:val="ref-journal"/>
          <w:rFonts w:ascii="Times New Roman" w:hAnsi="Times New Roman" w:cs="Times New Roman"/>
          <w:i/>
          <w:color w:val="000000"/>
          <w:shd w:val="clear" w:color="auto" w:fill="FFFFFF"/>
        </w:rPr>
        <w:t>J Biol Chem</w:t>
      </w:r>
      <w:r w:rsidRPr="00633D39">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w:t>
      </w:r>
      <w:r w:rsidRPr="00633D39">
        <w:rPr>
          <w:rStyle w:val="ref-vol"/>
          <w:rFonts w:ascii="Times New Roman" w:hAnsi="Times New Roman" w:cs="Times New Roman"/>
          <w:color w:val="000000"/>
          <w:shd w:val="clear" w:color="auto" w:fill="FFFFFF"/>
        </w:rPr>
        <w:t>285</w:t>
      </w:r>
      <w:r w:rsidRPr="00633D39">
        <w:rPr>
          <w:rFonts w:ascii="Times New Roman" w:hAnsi="Times New Roman" w:cs="Times New Roman"/>
          <w:color w:val="000000"/>
          <w:shd w:val="clear" w:color="auto" w:fill="FFFFFF"/>
        </w:rPr>
        <w:t>:5450–5460.</w:t>
      </w:r>
    </w:p>
    <w:p w14:paraId="6393123B" w14:textId="77777777" w:rsidR="00040224" w:rsidRPr="004D06D7" w:rsidRDefault="00040224" w:rsidP="00040224">
      <w:pPr>
        <w:numPr>
          <w:ilvl w:val="0"/>
          <w:numId w:val="3"/>
        </w:numPr>
        <w:shd w:val="clear" w:color="auto" w:fill="FFFFFF"/>
        <w:spacing w:before="100" w:beforeAutospacing="1" w:after="100" w:afterAutospacing="1"/>
        <w:ind w:left="720"/>
        <w:rPr>
          <w:color w:val="000000"/>
          <w:shd w:val="clear" w:color="auto" w:fill="FFFFFF"/>
        </w:rPr>
      </w:pPr>
      <w:proofErr w:type="spellStart"/>
      <w:r w:rsidRPr="004D06D7">
        <w:rPr>
          <w:shd w:val="clear" w:color="auto" w:fill="FFFFFF"/>
        </w:rPr>
        <w:t>Minamide</w:t>
      </w:r>
      <w:proofErr w:type="spellEnd"/>
      <w:r>
        <w:rPr>
          <w:shd w:val="clear" w:color="auto" w:fill="FFFFFF"/>
        </w:rPr>
        <w:t>,</w:t>
      </w:r>
      <w:r w:rsidRPr="004D06D7">
        <w:rPr>
          <w:shd w:val="clear" w:color="auto" w:fill="FFFFFF"/>
        </w:rPr>
        <w:t xml:space="preserve"> L</w:t>
      </w:r>
      <w:r>
        <w:rPr>
          <w:shd w:val="clear" w:color="auto" w:fill="FFFFFF"/>
        </w:rPr>
        <w:t>.</w:t>
      </w:r>
      <w:r w:rsidRPr="004D06D7">
        <w:rPr>
          <w:shd w:val="clear" w:color="auto" w:fill="FFFFFF"/>
        </w:rPr>
        <w:t>S</w:t>
      </w:r>
      <w:r>
        <w:rPr>
          <w:shd w:val="clear" w:color="auto" w:fill="FFFFFF"/>
        </w:rPr>
        <w:t>.</w:t>
      </w:r>
      <w:r w:rsidRPr="004D06D7">
        <w:rPr>
          <w:shd w:val="clear" w:color="auto" w:fill="FFFFFF"/>
        </w:rPr>
        <w:t xml:space="preserve">, </w:t>
      </w:r>
      <w:proofErr w:type="spellStart"/>
      <w:r w:rsidRPr="004D06D7">
        <w:rPr>
          <w:shd w:val="clear" w:color="auto" w:fill="FFFFFF"/>
        </w:rPr>
        <w:t>Striegl</w:t>
      </w:r>
      <w:proofErr w:type="spellEnd"/>
      <w:r>
        <w:rPr>
          <w:shd w:val="clear" w:color="auto" w:fill="FFFFFF"/>
        </w:rPr>
        <w:t xml:space="preserve">, </w:t>
      </w:r>
      <w:r w:rsidRPr="004D06D7">
        <w:rPr>
          <w:shd w:val="clear" w:color="auto" w:fill="FFFFFF"/>
        </w:rPr>
        <w:t>A</w:t>
      </w:r>
      <w:r>
        <w:rPr>
          <w:shd w:val="clear" w:color="auto" w:fill="FFFFFF"/>
        </w:rPr>
        <w:t>.</w:t>
      </w:r>
      <w:r w:rsidRPr="004D06D7">
        <w:rPr>
          <w:shd w:val="clear" w:color="auto" w:fill="FFFFFF"/>
        </w:rPr>
        <w:t>M</w:t>
      </w:r>
      <w:r>
        <w:rPr>
          <w:shd w:val="clear" w:color="auto" w:fill="FFFFFF"/>
        </w:rPr>
        <w:t>.</w:t>
      </w:r>
      <w:r w:rsidRPr="004D06D7">
        <w:rPr>
          <w:shd w:val="clear" w:color="auto" w:fill="FFFFFF"/>
        </w:rPr>
        <w:t>, Boyle</w:t>
      </w:r>
      <w:r>
        <w:rPr>
          <w:shd w:val="clear" w:color="auto" w:fill="FFFFFF"/>
        </w:rPr>
        <w:t xml:space="preserve">, </w:t>
      </w:r>
      <w:r w:rsidRPr="004D06D7">
        <w:rPr>
          <w:shd w:val="clear" w:color="auto" w:fill="FFFFFF"/>
        </w:rPr>
        <w:t>J</w:t>
      </w:r>
      <w:r>
        <w:rPr>
          <w:shd w:val="clear" w:color="auto" w:fill="FFFFFF"/>
        </w:rPr>
        <w:t>.</w:t>
      </w:r>
      <w:r w:rsidRPr="004D06D7">
        <w:rPr>
          <w:shd w:val="clear" w:color="auto" w:fill="FFFFFF"/>
        </w:rPr>
        <w:t>A</w:t>
      </w:r>
      <w:r>
        <w:rPr>
          <w:shd w:val="clear" w:color="auto" w:fill="FFFFFF"/>
        </w:rPr>
        <w:t>.</w:t>
      </w:r>
      <w:r w:rsidRPr="004D06D7">
        <w:rPr>
          <w:shd w:val="clear" w:color="auto" w:fill="FFFFFF"/>
        </w:rPr>
        <w:t xml:space="preserve">, </w:t>
      </w:r>
      <w:proofErr w:type="spellStart"/>
      <w:r w:rsidRPr="004D06D7">
        <w:rPr>
          <w:shd w:val="clear" w:color="auto" w:fill="FFFFFF"/>
        </w:rPr>
        <w:t>Meberg</w:t>
      </w:r>
      <w:proofErr w:type="spellEnd"/>
      <w:r>
        <w:rPr>
          <w:shd w:val="clear" w:color="auto" w:fill="FFFFFF"/>
        </w:rPr>
        <w:t xml:space="preserve">, </w:t>
      </w:r>
      <w:r w:rsidRPr="004D06D7">
        <w:rPr>
          <w:shd w:val="clear" w:color="auto" w:fill="FFFFFF"/>
        </w:rPr>
        <w:t>P</w:t>
      </w:r>
      <w:r>
        <w:rPr>
          <w:shd w:val="clear" w:color="auto" w:fill="FFFFFF"/>
        </w:rPr>
        <w:t>.</w:t>
      </w:r>
      <w:r w:rsidRPr="004D06D7">
        <w:rPr>
          <w:shd w:val="clear" w:color="auto" w:fill="FFFFFF"/>
        </w:rPr>
        <w:t>J</w:t>
      </w:r>
      <w:r>
        <w:rPr>
          <w:shd w:val="clear" w:color="auto" w:fill="FFFFFF"/>
        </w:rPr>
        <w:t xml:space="preserve">., </w:t>
      </w:r>
      <w:proofErr w:type="spellStart"/>
      <w:r>
        <w:rPr>
          <w:shd w:val="clear" w:color="auto" w:fill="FFFFFF"/>
        </w:rPr>
        <w:t>Bamburg</w:t>
      </w:r>
      <w:proofErr w:type="spellEnd"/>
      <w:r>
        <w:rPr>
          <w:shd w:val="clear" w:color="auto" w:fill="FFFFFF"/>
        </w:rPr>
        <w:t xml:space="preserve">, </w:t>
      </w:r>
      <w:r w:rsidRPr="004D06D7">
        <w:rPr>
          <w:shd w:val="clear" w:color="auto" w:fill="FFFFFF"/>
        </w:rPr>
        <w:t>J</w:t>
      </w:r>
      <w:r>
        <w:rPr>
          <w:shd w:val="clear" w:color="auto" w:fill="FFFFFF"/>
        </w:rPr>
        <w:t>.</w:t>
      </w:r>
      <w:r w:rsidRPr="004D06D7">
        <w:rPr>
          <w:shd w:val="clear" w:color="auto" w:fill="FFFFFF"/>
        </w:rPr>
        <w:t xml:space="preserve">R. </w:t>
      </w:r>
      <w:r>
        <w:rPr>
          <w:shd w:val="clear" w:color="auto" w:fill="FFFFFF"/>
        </w:rPr>
        <w:t xml:space="preserve">(2010). </w:t>
      </w:r>
      <w:r w:rsidRPr="004D06D7">
        <w:rPr>
          <w:shd w:val="clear" w:color="auto" w:fill="FFFFFF"/>
        </w:rPr>
        <w:t>Neurodegenerative stimuli induce persistent ADF/cofilin-actin rods that disrupt distal neurite function. </w:t>
      </w:r>
      <w:r w:rsidRPr="004D06D7">
        <w:rPr>
          <w:i/>
          <w:shd w:val="clear" w:color="auto" w:fill="FFFFFF"/>
        </w:rPr>
        <w:t>Nat Cell Biol</w:t>
      </w:r>
      <w:r w:rsidRPr="004D06D7">
        <w:rPr>
          <w:shd w:val="clear" w:color="auto" w:fill="FFFFFF"/>
        </w:rPr>
        <w:t>. 2:628–636.</w:t>
      </w:r>
    </w:p>
    <w:p w14:paraId="1C2F4CE2" w14:textId="77777777" w:rsidR="00040224" w:rsidRPr="00B95CFE" w:rsidRDefault="00040224" w:rsidP="00040224">
      <w:pPr>
        <w:pStyle w:val="ListParagraph"/>
        <w:numPr>
          <w:ilvl w:val="0"/>
          <w:numId w:val="3"/>
        </w:numPr>
        <w:ind w:left="720"/>
        <w:rPr>
          <w:rFonts w:ascii="Times New Roman" w:hAnsi="Times New Roman" w:cs="Times New Roman"/>
          <w:shd w:val="clear" w:color="auto" w:fill="FFFFFF"/>
        </w:rPr>
      </w:pPr>
      <w:proofErr w:type="spellStart"/>
      <w:r w:rsidRPr="00B95CFE">
        <w:rPr>
          <w:rFonts w:ascii="Times New Roman" w:hAnsi="Times New Roman" w:cs="Times New Roman"/>
          <w:shd w:val="clear" w:color="auto" w:fill="FFFFFF"/>
        </w:rPr>
        <w:t>Klamt</w:t>
      </w:r>
      <w:proofErr w:type="spellEnd"/>
      <w:r w:rsidRPr="00B95CFE">
        <w:rPr>
          <w:rFonts w:ascii="Times New Roman" w:hAnsi="Times New Roman" w:cs="Times New Roman"/>
          <w:shd w:val="clear" w:color="auto" w:fill="FFFFFF"/>
        </w:rPr>
        <w:t xml:space="preserve">, F., </w:t>
      </w:r>
      <w:proofErr w:type="spellStart"/>
      <w:r w:rsidRPr="00B95CFE">
        <w:rPr>
          <w:rFonts w:ascii="Times New Roman" w:hAnsi="Times New Roman" w:cs="Times New Roman"/>
          <w:shd w:val="clear" w:color="auto" w:fill="FFFFFF"/>
        </w:rPr>
        <w:t>Zdanov</w:t>
      </w:r>
      <w:proofErr w:type="spellEnd"/>
      <w:r w:rsidRPr="00B95CFE">
        <w:rPr>
          <w:rFonts w:ascii="Times New Roman" w:hAnsi="Times New Roman" w:cs="Times New Roman"/>
          <w:shd w:val="clear" w:color="auto" w:fill="FFFFFF"/>
        </w:rPr>
        <w:t xml:space="preserve">, S., Levine, R. L., </w:t>
      </w:r>
      <w:proofErr w:type="spellStart"/>
      <w:r w:rsidRPr="00B95CFE">
        <w:rPr>
          <w:rFonts w:ascii="Times New Roman" w:hAnsi="Times New Roman" w:cs="Times New Roman"/>
          <w:shd w:val="clear" w:color="auto" w:fill="FFFFFF"/>
        </w:rPr>
        <w:t>Pariser</w:t>
      </w:r>
      <w:proofErr w:type="spellEnd"/>
      <w:r w:rsidRPr="00B95CFE">
        <w:rPr>
          <w:rFonts w:ascii="Times New Roman" w:hAnsi="Times New Roman" w:cs="Times New Roman"/>
          <w:shd w:val="clear" w:color="auto" w:fill="FFFFFF"/>
        </w:rPr>
        <w:t xml:space="preserve">, A., Zhang, Y., Zhang, B., Yu, L.R., </w:t>
      </w:r>
      <w:proofErr w:type="spellStart"/>
      <w:r w:rsidRPr="00B95CFE">
        <w:rPr>
          <w:rFonts w:ascii="Times New Roman" w:hAnsi="Times New Roman" w:cs="Times New Roman"/>
          <w:shd w:val="clear" w:color="auto" w:fill="FFFFFF"/>
        </w:rPr>
        <w:t>Veenstra</w:t>
      </w:r>
      <w:proofErr w:type="spellEnd"/>
      <w:r w:rsidRPr="00B95CFE">
        <w:rPr>
          <w:rFonts w:ascii="Times New Roman" w:hAnsi="Times New Roman" w:cs="Times New Roman"/>
          <w:shd w:val="clear" w:color="auto" w:fill="FFFFFF"/>
        </w:rPr>
        <w:t xml:space="preserve">, T.D., </w:t>
      </w:r>
      <w:proofErr w:type="spellStart"/>
      <w:r w:rsidRPr="00B95CFE">
        <w:rPr>
          <w:rFonts w:ascii="Times New Roman" w:hAnsi="Times New Roman" w:cs="Times New Roman"/>
          <w:shd w:val="clear" w:color="auto" w:fill="FFFFFF"/>
        </w:rPr>
        <w:t>Shacter</w:t>
      </w:r>
      <w:proofErr w:type="spellEnd"/>
      <w:r w:rsidRPr="00B95CFE">
        <w:rPr>
          <w:rFonts w:ascii="Times New Roman" w:hAnsi="Times New Roman" w:cs="Times New Roman"/>
          <w:shd w:val="clear" w:color="auto" w:fill="FFFFFF"/>
        </w:rPr>
        <w:t>, E.</w:t>
      </w:r>
      <w:r>
        <w:rPr>
          <w:rFonts w:ascii="Times New Roman" w:hAnsi="Times New Roman" w:cs="Times New Roman"/>
          <w:shd w:val="clear" w:color="auto" w:fill="FFFFFF"/>
        </w:rPr>
        <w:t xml:space="preserve"> (2009).</w:t>
      </w:r>
      <w:r w:rsidRPr="00B95CFE">
        <w:rPr>
          <w:rFonts w:ascii="Times New Roman" w:hAnsi="Times New Roman" w:cs="Times New Roman"/>
          <w:shd w:val="clear" w:color="auto" w:fill="FFFFFF"/>
        </w:rPr>
        <w:t> </w:t>
      </w:r>
      <w:r w:rsidRPr="00B95CFE">
        <w:rPr>
          <w:rFonts w:ascii="Times New Roman" w:hAnsi="Times New Roman" w:cs="Times New Roman"/>
          <w:i/>
        </w:rPr>
        <w:t>Nat Cell Biol</w:t>
      </w:r>
      <w:r w:rsidRPr="00B95CFE">
        <w:rPr>
          <w:rFonts w:ascii="Times New Roman" w:hAnsi="Times New Roman" w:cs="Times New Roman"/>
        </w:rPr>
        <w:t>.</w:t>
      </w:r>
      <w:r>
        <w:rPr>
          <w:rFonts w:ascii="Times New Roman" w:hAnsi="Times New Roman" w:cs="Times New Roman"/>
        </w:rPr>
        <w:t xml:space="preserve"> </w:t>
      </w:r>
      <w:r w:rsidRPr="00B95CFE">
        <w:rPr>
          <w:rFonts w:ascii="Times New Roman" w:hAnsi="Times New Roman" w:cs="Times New Roman"/>
        </w:rPr>
        <w:t>11</w:t>
      </w:r>
      <w:r w:rsidRPr="00B95CFE">
        <w:rPr>
          <w:rFonts w:ascii="Times New Roman" w:hAnsi="Times New Roman" w:cs="Times New Roman"/>
          <w:shd w:val="clear" w:color="auto" w:fill="FFFFFF"/>
        </w:rPr>
        <w:t>:1241–1246.</w:t>
      </w:r>
    </w:p>
    <w:p w14:paraId="5DA53FB5" w14:textId="77777777" w:rsidR="00040224" w:rsidRPr="00B95CFE" w:rsidRDefault="00040224" w:rsidP="00040224">
      <w:pPr>
        <w:pStyle w:val="ListParagraph"/>
        <w:numPr>
          <w:ilvl w:val="0"/>
          <w:numId w:val="3"/>
        </w:numPr>
        <w:ind w:left="720"/>
        <w:rPr>
          <w:rFonts w:ascii="Times New Roman" w:hAnsi="Times New Roman" w:cs="Times New Roman"/>
          <w:shd w:val="clear" w:color="auto" w:fill="FFFFFF"/>
        </w:rPr>
      </w:pPr>
      <w:r w:rsidRPr="00B95CFE">
        <w:rPr>
          <w:rFonts w:ascii="Times New Roman" w:hAnsi="Times New Roman" w:cs="Times New Roman"/>
          <w:shd w:val="clear" w:color="auto" w:fill="FFFFFF"/>
        </w:rPr>
        <w:t>Bernstein</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B</w:t>
      </w:r>
      <w:r>
        <w:rPr>
          <w:rFonts w:ascii="Times New Roman" w:hAnsi="Times New Roman" w:cs="Times New Roman"/>
          <w:shd w:val="clear" w:color="auto" w:fill="FFFFFF"/>
        </w:rPr>
        <w:t>.</w:t>
      </w:r>
      <w:r w:rsidRPr="00B95CFE">
        <w:rPr>
          <w:rFonts w:ascii="Times New Roman" w:hAnsi="Times New Roman" w:cs="Times New Roman"/>
          <w:shd w:val="clear" w:color="auto" w:fill="FFFFFF"/>
        </w:rPr>
        <w:t>W</w:t>
      </w:r>
      <w:r>
        <w:rPr>
          <w:rFonts w:ascii="Times New Roman" w:hAnsi="Times New Roman" w:cs="Times New Roman"/>
          <w:shd w:val="clear" w:color="auto" w:fill="FFFFFF"/>
        </w:rPr>
        <w:t>.</w:t>
      </w:r>
      <w:r w:rsidRPr="00B95CFE">
        <w:rPr>
          <w:rFonts w:ascii="Times New Roman" w:hAnsi="Times New Roman" w:cs="Times New Roman"/>
          <w:shd w:val="clear" w:color="auto" w:fill="FFFFFF"/>
        </w:rPr>
        <w:t>, Shaw</w:t>
      </w:r>
      <w:r>
        <w:rPr>
          <w:rFonts w:ascii="Times New Roman" w:hAnsi="Times New Roman" w:cs="Times New Roman"/>
          <w:shd w:val="clear" w:color="auto" w:fill="FFFFFF"/>
        </w:rPr>
        <w:t xml:space="preserve">, </w:t>
      </w:r>
      <w:r w:rsidRPr="00B95CFE">
        <w:rPr>
          <w:rFonts w:ascii="Times New Roman" w:hAnsi="Times New Roman" w:cs="Times New Roman"/>
          <w:shd w:val="clear" w:color="auto" w:fill="FFFFFF"/>
        </w:rPr>
        <w:t>A</w:t>
      </w:r>
      <w:r>
        <w:rPr>
          <w:rFonts w:ascii="Times New Roman" w:hAnsi="Times New Roman" w:cs="Times New Roman"/>
          <w:shd w:val="clear" w:color="auto" w:fill="FFFFFF"/>
        </w:rPr>
        <w:t>.</w:t>
      </w:r>
      <w:r w:rsidRPr="00B95CFE">
        <w:rPr>
          <w:rFonts w:ascii="Times New Roman" w:hAnsi="Times New Roman" w:cs="Times New Roman"/>
          <w:shd w:val="clear" w:color="auto" w:fill="FFFFFF"/>
        </w:rPr>
        <w:t>E</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w:t>
      </w:r>
      <w:proofErr w:type="spellStart"/>
      <w:r w:rsidRPr="00B95CFE">
        <w:rPr>
          <w:rFonts w:ascii="Times New Roman" w:hAnsi="Times New Roman" w:cs="Times New Roman"/>
          <w:shd w:val="clear" w:color="auto" w:fill="FFFFFF"/>
        </w:rPr>
        <w:t>Minamide</w:t>
      </w:r>
      <w:proofErr w:type="spellEnd"/>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L</w:t>
      </w:r>
      <w:r>
        <w:rPr>
          <w:rFonts w:ascii="Times New Roman" w:hAnsi="Times New Roman" w:cs="Times New Roman"/>
          <w:shd w:val="clear" w:color="auto" w:fill="FFFFFF"/>
        </w:rPr>
        <w:t>.</w:t>
      </w:r>
      <w:r w:rsidRPr="00B95CFE">
        <w:rPr>
          <w:rFonts w:ascii="Times New Roman" w:hAnsi="Times New Roman" w:cs="Times New Roman"/>
          <w:shd w:val="clear" w:color="auto" w:fill="FFFFFF"/>
        </w:rPr>
        <w:t>S</w:t>
      </w:r>
      <w:r>
        <w:rPr>
          <w:rFonts w:ascii="Times New Roman" w:hAnsi="Times New Roman" w:cs="Times New Roman"/>
          <w:shd w:val="clear" w:color="auto" w:fill="FFFFFF"/>
        </w:rPr>
        <w:t>.</w:t>
      </w:r>
      <w:r w:rsidRPr="00B95CFE">
        <w:rPr>
          <w:rFonts w:ascii="Times New Roman" w:hAnsi="Times New Roman" w:cs="Times New Roman"/>
          <w:shd w:val="clear" w:color="auto" w:fill="FFFFFF"/>
        </w:rPr>
        <w:t>, Pak</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C</w:t>
      </w:r>
      <w:r>
        <w:rPr>
          <w:rFonts w:ascii="Times New Roman" w:hAnsi="Times New Roman" w:cs="Times New Roman"/>
          <w:shd w:val="clear" w:color="auto" w:fill="FFFFFF"/>
        </w:rPr>
        <w:t>.</w:t>
      </w:r>
      <w:r w:rsidRPr="00B95CFE">
        <w:rPr>
          <w:rFonts w:ascii="Times New Roman" w:hAnsi="Times New Roman" w:cs="Times New Roman"/>
          <w:shd w:val="clear" w:color="auto" w:fill="FFFFFF"/>
        </w:rPr>
        <w:t>W</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w:t>
      </w:r>
      <w:proofErr w:type="spellStart"/>
      <w:r w:rsidRPr="00B95CFE">
        <w:rPr>
          <w:rFonts w:ascii="Times New Roman" w:hAnsi="Times New Roman" w:cs="Times New Roman"/>
          <w:shd w:val="clear" w:color="auto" w:fill="FFFFFF"/>
        </w:rPr>
        <w:t>Bamburg</w:t>
      </w:r>
      <w:proofErr w:type="spellEnd"/>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B95CFE">
        <w:rPr>
          <w:rFonts w:ascii="Times New Roman" w:hAnsi="Times New Roman" w:cs="Times New Roman"/>
          <w:shd w:val="clear" w:color="auto" w:fill="FFFFFF"/>
        </w:rPr>
        <w:t>R. Incorporation of cofilin into rods depends on disulfide intermolecular bonds: implications for actin regulation and neurodegenerative disease. </w:t>
      </w:r>
      <w:r w:rsidRPr="00B95CFE">
        <w:rPr>
          <w:rFonts w:ascii="Times New Roman" w:hAnsi="Times New Roman" w:cs="Times New Roman"/>
        </w:rPr>
        <w:t xml:space="preserve">J </w:t>
      </w:r>
      <w:proofErr w:type="spellStart"/>
      <w:r w:rsidRPr="00B95CFE">
        <w:rPr>
          <w:rFonts w:ascii="Times New Roman" w:hAnsi="Times New Roman" w:cs="Times New Roman"/>
        </w:rPr>
        <w:t>Neurosci</w:t>
      </w:r>
      <w:proofErr w:type="spellEnd"/>
      <w:r w:rsidRPr="00B95CFE">
        <w:rPr>
          <w:rFonts w:ascii="Times New Roman" w:hAnsi="Times New Roman" w:cs="Times New Roman"/>
        </w:rPr>
        <w:t>. </w:t>
      </w:r>
      <w:r w:rsidRPr="00B95CFE">
        <w:rPr>
          <w:rFonts w:ascii="Times New Roman" w:hAnsi="Times New Roman" w:cs="Times New Roman"/>
          <w:shd w:val="clear" w:color="auto" w:fill="FFFFFF"/>
        </w:rPr>
        <w:t>2012;</w:t>
      </w:r>
      <w:r>
        <w:rPr>
          <w:rFonts w:ascii="Times New Roman" w:hAnsi="Times New Roman" w:cs="Times New Roman"/>
          <w:shd w:val="clear" w:color="auto" w:fill="FFFFFF"/>
        </w:rPr>
        <w:t xml:space="preserve"> </w:t>
      </w:r>
      <w:r w:rsidRPr="00B95CFE">
        <w:rPr>
          <w:rFonts w:ascii="Times New Roman" w:hAnsi="Times New Roman" w:cs="Times New Roman"/>
        </w:rPr>
        <w:t>32</w:t>
      </w:r>
      <w:r w:rsidRPr="00B95CFE">
        <w:rPr>
          <w:rFonts w:ascii="Times New Roman" w:hAnsi="Times New Roman" w:cs="Times New Roman"/>
          <w:shd w:val="clear" w:color="auto" w:fill="FFFFFF"/>
        </w:rPr>
        <w:t>:6670–6681.</w:t>
      </w:r>
    </w:p>
    <w:p w14:paraId="2789F924"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B95CFE">
        <w:rPr>
          <w:rFonts w:ascii="Times New Roman" w:hAnsi="Times New Roman" w:cs="Times New Roman"/>
          <w:shd w:val="clear" w:color="auto" w:fill="FFFFFF"/>
        </w:rPr>
        <w:t>Bernstein</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B</w:t>
      </w:r>
      <w:r>
        <w:rPr>
          <w:rFonts w:ascii="Times New Roman" w:hAnsi="Times New Roman" w:cs="Times New Roman"/>
          <w:shd w:val="clear" w:color="auto" w:fill="FFFFFF"/>
        </w:rPr>
        <w:t>.</w:t>
      </w:r>
      <w:r w:rsidRPr="00B95CFE">
        <w:rPr>
          <w:rFonts w:ascii="Times New Roman" w:hAnsi="Times New Roman" w:cs="Times New Roman"/>
          <w:shd w:val="clear" w:color="auto" w:fill="FFFFFF"/>
        </w:rPr>
        <w:t>W</w:t>
      </w:r>
      <w:r>
        <w:rPr>
          <w:rFonts w:ascii="Times New Roman" w:hAnsi="Times New Roman" w:cs="Times New Roman"/>
          <w:shd w:val="clear" w:color="auto" w:fill="FFFFFF"/>
        </w:rPr>
        <w:t>.</w:t>
      </w:r>
      <w:r w:rsidRPr="00B95CFE">
        <w:rPr>
          <w:rFonts w:ascii="Times New Roman" w:hAnsi="Times New Roman" w:cs="Times New Roman"/>
          <w:shd w:val="clear" w:color="auto" w:fill="FFFFFF"/>
        </w:rPr>
        <w:t>, Chen</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H</w:t>
      </w:r>
      <w:r>
        <w:rPr>
          <w:rFonts w:ascii="Times New Roman" w:hAnsi="Times New Roman" w:cs="Times New Roman"/>
          <w:shd w:val="clear" w:color="auto" w:fill="FFFFFF"/>
        </w:rPr>
        <w:t>.</w:t>
      </w:r>
      <w:r w:rsidRPr="00B95CFE">
        <w:rPr>
          <w:rFonts w:ascii="Times New Roman" w:hAnsi="Times New Roman" w:cs="Times New Roman"/>
          <w:shd w:val="clear" w:color="auto" w:fill="FFFFFF"/>
        </w:rPr>
        <w:t>, Boyle</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J</w:t>
      </w:r>
      <w:r>
        <w:rPr>
          <w:rFonts w:ascii="Times New Roman" w:hAnsi="Times New Roman" w:cs="Times New Roman"/>
          <w:shd w:val="clear" w:color="auto" w:fill="FFFFFF"/>
        </w:rPr>
        <w:t xml:space="preserve">. </w:t>
      </w:r>
      <w:r w:rsidRPr="00B95CFE">
        <w:rPr>
          <w:rFonts w:ascii="Times New Roman" w:hAnsi="Times New Roman" w:cs="Times New Roman"/>
          <w:shd w:val="clear" w:color="auto" w:fill="FFFFFF"/>
        </w:rPr>
        <w:t>A</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w:t>
      </w:r>
      <w:proofErr w:type="spellStart"/>
      <w:r w:rsidRPr="00B95CFE">
        <w:rPr>
          <w:rFonts w:ascii="Times New Roman" w:hAnsi="Times New Roman" w:cs="Times New Roman"/>
          <w:shd w:val="clear" w:color="auto" w:fill="FFFFFF"/>
        </w:rPr>
        <w:t>Bamburg</w:t>
      </w:r>
      <w:proofErr w:type="spellEnd"/>
      <w:r>
        <w:rPr>
          <w:rFonts w:ascii="Times New Roman" w:hAnsi="Times New Roman" w:cs="Times New Roman"/>
          <w:shd w:val="clear" w:color="auto" w:fill="FFFFFF"/>
        </w:rPr>
        <w:t xml:space="preserve">, </w:t>
      </w:r>
      <w:r w:rsidRPr="00B95CFE">
        <w:rPr>
          <w:rFonts w:ascii="Times New Roman" w:hAnsi="Times New Roman" w:cs="Times New Roman"/>
          <w:shd w:val="clear" w:color="auto" w:fill="FFFFFF"/>
        </w:rPr>
        <w:t>J</w:t>
      </w:r>
      <w:r>
        <w:rPr>
          <w:rFonts w:ascii="Times New Roman" w:hAnsi="Times New Roman" w:cs="Times New Roman"/>
          <w:shd w:val="clear" w:color="auto" w:fill="FFFFFF"/>
        </w:rPr>
        <w:t>.</w:t>
      </w:r>
      <w:r w:rsidRPr="00B95CFE">
        <w:rPr>
          <w:rFonts w:ascii="Times New Roman" w:hAnsi="Times New Roman" w:cs="Times New Roman"/>
          <w:shd w:val="clear" w:color="auto" w:fill="FFFFFF"/>
        </w:rPr>
        <w:t>R. Formation of actin-ADF/cofilin rods transiently retards decline of mitochondrial potential and ATP in stressed neurons</w:t>
      </w:r>
      <w:r w:rsidRPr="00B95CFE">
        <w:rPr>
          <w:rFonts w:ascii="Times New Roman" w:hAnsi="Times New Roman" w:cs="Times New Roman"/>
          <w:i/>
          <w:shd w:val="clear" w:color="auto" w:fill="FFFFFF"/>
        </w:rPr>
        <w:t>. </w:t>
      </w:r>
      <w:r w:rsidRPr="00B95CFE">
        <w:rPr>
          <w:rFonts w:ascii="Times New Roman" w:hAnsi="Times New Roman" w:cs="Times New Roman"/>
          <w:i/>
        </w:rPr>
        <w:t xml:space="preserve">Am J </w:t>
      </w:r>
      <w:proofErr w:type="spellStart"/>
      <w:r w:rsidRPr="00B95CFE">
        <w:rPr>
          <w:rFonts w:ascii="Times New Roman" w:hAnsi="Times New Roman" w:cs="Times New Roman"/>
          <w:i/>
        </w:rPr>
        <w:t>Physiol</w:t>
      </w:r>
      <w:proofErr w:type="spellEnd"/>
      <w:r w:rsidRPr="00B95CFE">
        <w:rPr>
          <w:rFonts w:ascii="Times New Roman" w:hAnsi="Times New Roman" w:cs="Times New Roman"/>
          <w:i/>
        </w:rPr>
        <w:t xml:space="preserve"> Cell Physiol.</w:t>
      </w:r>
      <w:r w:rsidRPr="00B95CFE">
        <w:rPr>
          <w:rFonts w:ascii="Times New Roman" w:hAnsi="Times New Roman" w:cs="Times New Roman"/>
        </w:rPr>
        <w:t> </w:t>
      </w:r>
      <w:r w:rsidRPr="00B95CFE">
        <w:rPr>
          <w:rFonts w:ascii="Times New Roman" w:hAnsi="Times New Roman" w:cs="Times New Roman"/>
          <w:shd w:val="clear" w:color="auto" w:fill="FFFFFF"/>
        </w:rPr>
        <w:t>2006;</w:t>
      </w:r>
      <w:r w:rsidRPr="00B95CFE">
        <w:rPr>
          <w:rFonts w:ascii="Times New Roman" w:hAnsi="Times New Roman" w:cs="Times New Roman"/>
        </w:rPr>
        <w:t>291</w:t>
      </w:r>
      <w:r w:rsidRPr="00B95CFE">
        <w:rPr>
          <w:rFonts w:ascii="Times New Roman" w:hAnsi="Times New Roman" w:cs="Times New Roman"/>
          <w:shd w:val="clear" w:color="auto" w:fill="FFFFFF"/>
        </w:rPr>
        <w:t>:C828–C839. </w:t>
      </w:r>
    </w:p>
    <w:p w14:paraId="7327B39D" w14:textId="77777777" w:rsidR="00040224" w:rsidRPr="00812D4B" w:rsidRDefault="00040224" w:rsidP="00040224">
      <w:pPr>
        <w:pStyle w:val="ListParagraph"/>
        <w:numPr>
          <w:ilvl w:val="0"/>
          <w:numId w:val="3"/>
        </w:numPr>
        <w:ind w:left="720"/>
        <w:rPr>
          <w:rFonts w:ascii="Times New Roman" w:hAnsi="Times New Roman" w:cs="Times New Roman"/>
          <w:shd w:val="clear" w:color="auto" w:fill="FFFFFF"/>
        </w:rPr>
      </w:pPr>
      <w:proofErr w:type="spellStart"/>
      <w:r w:rsidRPr="006A714C">
        <w:rPr>
          <w:rFonts w:ascii="Times New Roman" w:hAnsi="Times New Roman" w:cs="Times New Roman"/>
          <w:shd w:val="clear" w:color="auto" w:fill="FFFFFF"/>
        </w:rPr>
        <w:t>Tomasella</w:t>
      </w:r>
      <w:proofErr w:type="spellEnd"/>
      <w:r w:rsidRPr="006A714C">
        <w:rPr>
          <w:rFonts w:ascii="Times New Roman" w:hAnsi="Times New Roman" w:cs="Times New Roman"/>
          <w:shd w:val="clear" w:color="auto" w:fill="FFFFFF"/>
        </w:rPr>
        <w:t xml:space="preserve">, A., </w:t>
      </w:r>
      <w:proofErr w:type="spellStart"/>
      <w:r w:rsidRPr="006A714C">
        <w:rPr>
          <w:rFonts w:ascii="Times New Roman" w:hAnsi="Times New Roman" w:cs="Times New Roman"/>
          <w:shd w:val="clear" w:color="auto" w:fill="FFFFFF"/>
        </w:rPr>
        <w:t>Blangy</w:t>
      </w:r>
      <w:proofErr w:type="spellEnd"/>
      <w:r w:rsidRPr="006A714C">
        <w:rPr>
          <w:rFonts w:ascii="Times New Roman" w:hAnsi="Times New Roman" w:cs="Times New Roman"/>
          <w:shd w:val="clear" w:color="auto" w:fill="FFFFFF"/>
        </w:rPr>
        <w:t>, A</w:t>
      </w:r>
      <w:r>
        <w:rPr>
          <w:rFonts w:ascii="Times New Roman" w:hAnsi="Times New Roman" w:cs="Times New Roman"/>
          <w:shd w:val="clear" w:color="auto" w:fill="FFFFFF"/>
        </w:rPr>
        <w:t>.</w:t>
      </w:r>
      <w:r w:rsidRPr="006A714C">
        <w:rPr>
          <w:rFonts w:ascii="Times New Roman" w:hAnsi="Times New Roman" w:cs="Times New Roman"/>
          <w:shd w:val="clear" w:color="auto" w:fill="FFFFFF"/>
        </w:rPr>
        <w:t xml:space="preserve">, </w:t>
      </w:r>
      <w:proofErr w:type="spellStart"/>
      <w:r w:rsidRPr="006A714C">
        <w:rPr>
          <w:rFonts w:ascii="Times New Roman" w:hAnsi="Times New Roman" w:cs="Times New Roman"/>
          <w:shd w:val="clear" w:color="auto" w:fill="FFFFFF"/>
        </w:rPr>
        <w:t>Brancolini</w:t>
      </w:r>
      <w:proofErr w:type="spellEnd"/>
      <w:r w:rsidRPr="006A714C">
        <w:rPr>
          <w:rFonts w:ascii="Times New Roman" w:hAnsi="Times New Roman" w:cs="Times New Roman"/>
          <w:shd w:val="clear" w:color="auto" w:fill="FFFFFF"/>
        </w:rPr>
        <w:t xml:space="preserve"> C. </w:t>
      </w:r>
      <w:r>
        <w:rPr>
          <w:rFonts w:ascii="Times New Roman" w:hAnsi="Times New Roman" w:cs="Times New Roman"/>
          <w:shd w:val="clear" w:color="auto" w:fill="FFFFFF"/>
        </w:rPr>
        <w:t xml:space="preserve">(2014). </w:t>
      </w:r>
      <w:r w:rsidRPr="006A714C">
        <w:rPr>
          <w:rFonts w:ascii="Times New Roman" w:hAnsi="Times New Roman" w:cs="Times New Roman"/>
          <w:shd w:val="clear" w:color="auto" w:fill="FFFFFF"/>
        </w:rPr>
        <w:t>A receptor-interacting protein (Rip1) independent necrotic death under the control of protein phosphatase Pp2a that involves the reorganization of actin cytoskeleton and the action of cofilin-1. </w:t>
      </w:r>
      <w:r w:rsidRPr="006A714C">
        <w:rPr>
          <w:rFonts w:ascii="Times New Roman" w:hAnsi="Times New Roman" w:cs="Times New Roman"/>
          <w:i/>
        </w:rPr>
        <w:t>J Biol Chem.</w:t>
      </w:r>
      <w:r w:rsidRPr="006A714C">
        <w:rPr>
          <w:rFonts w:ascii="Times New Roman" w:hAnsi="Times New Roman" w:cs="Times New Roman"/>
        </w:rPr>
        <w:t> 289</w:t>
      </w:r>
      <w:r w:rsidRPr="006A714C">
        <w:rPr>
          <w:rFonts w:ascii="Times New Roman" w:hAnsi="Times New Roman" w:cs="Times New Roman"/>
          <w:shd w:val="clear" w:color="auto" w:fill="FFFFFF"/>
        </w:rPr>
        <w:t>:25699–25710.</w:t>
      </w:r>
    </w:p>
    <w:p w14:paraId="5522908F" w14:textId="77777777" w:rsidR="00040224" w:rsidRPr="00586338" w:rsidRDefault="00040224" w:rsidP="00040224">
      <w:pPr>
        <w:pStyle w:val="ListParagraph"/>
        <w:numPr>
          <w:ilvl w:val="0"/>
          <w:numId w:val="3"/>
        </w:numPr>
        <w:ind w:left="720"/>
        <w:rPr>
          <w:rFonts w:ascii="Times New Roman" w:hAnsi="Times New Roman" w:cs="Times New Roman"/>
          <w:shd w:val="clear" w:color="auto" w:fill="FFFFFF"/>
        </w:rPr>
      </w:pPr>
      <w:r w:rsidRPr="00586338">
        <w:rPr>
          <w:rFonts w:ascii="Times New Roman" w:hAnsi="Times New Roman" w:cs="Times New Roman"/>
          <w:shd w:val="clear" w:color="auto" w:fill="FFFFFF"/>
        </w:rPr>
        <w:lastRenderedPageBreak/>
        <w:t>Maloney</w:t>
      </w:r>
      <w:r>
        <w:rPr>
          <w:rFonts w:ascii="Times New Roman" w:hAnsi="Times New Roman" w:cs="Times New Roman"/>
          <w:shd w:val="clear" w:color="auto" w:fill="FFFFFF"/>
        </w:rPr>
        <w:t xml:space="preserve">, </w:t>
      </w:r>
      <w:r w:rsidRPr="00586338">
        <w:rPr>
          <w:rFonts w:ascii="Times New Roman" w:hAnsi="Times New Roman" w:cs="Times New Roman"/>
          <w:shd w:val="clear" w:color="auto" w:fill="FFFFFF"/>
        </w:rPr>
        <w:t>M</w:t>
      </w:r>
      <w:r>
        <w:rPr>
          <w:rFonts w:ascii="Times New Roman" w:hAnsi="Times New Roman" w:cs="Times New Roman"/>
          <w:shd w:val="clear" w:color="auto" w:fill="FFFFFF"/>
        </w:rPr>
        <w:t>.</w:t>
      </w:r>
      <w:r w:rsidRPr="00586338">
        <w:rPr>
          <w:rFonts w:ascii="Times New Roman" w:hAnsi="Times New Roman" w:cs="Times New Roman"/>
          <w:shd w:val="clear" w:color="auto" w:fill="FFFFFF"/>
        </w:rPr>
        <w:t>T</w:t>
      </w:r>
      <w:r>
        <w:rPr>
          <w:rFonts w:ascii="Times New Roman" w:hAnsi="Times New Roman" w:cs="Times New Roman"/>
          <w:shd w:val="clear" w:color="auto" w:fill="FFFFFF"/>
        </w:rPr>
        <w:t>.</w:t>
      </w:r>
      <w:r w:rsidRPr="00586338">
        <w:rPr>
          <w:rFonts w:ascii="Times New Roman" w:hAnsi="Times New Roman" w:cs="Times New Roman"/>
          <w:shd w:val="clear" w:color="auto" w:fill="FFFFFF"/>
        </w:rPr>
        <w:t xml:space="preserve">, </w:t>
      </w:r>
      <w:proofErr w:type="spellStart"/>
      <w:r w:rsidRPr="00586338">
        <w:rPr>
          <w:rFonts w:ascii="Times New Roman" w:hAnsi="Times New Roman" w:cs="Times New Roman"/>
          <w:shd w:val="clear" w:color="auto" w:fill="FFFFFF"/>
        </w:rPr>
        <w:t>Minamide</w:t>
      </w:r>
      <w:proofErr w:type="spellEnd"/>
      <w:r>
        <w:rPr>
          <w:rFonts w:ascii="Times New Roman" w:hAnsi="Times New Roman" w:cs="Times New Roman"/>
          <w:shd w:val="clear" w:color="auto" w:fill="FFFFFF"/>
        </w:rPr>
        <w:t>,</w:t>
      </w:r>
      <w:r w:rsidRPr="00586338">
        <w:rPr>
          <w:rFonts w:ascii="Times New Roman" w:hAnsi="Times New Roman" w:cs="Times New Roman"/>
          <w:shd w:val="clear" w:color="auto" w:fill="FFFFFF"/>
        </w:rPr>
        <w:t xml:space="preserve"> L</w:t>
      </w:r>
      <w:r>
        <w:rPr>
          <w:rFonts w:ascii="Times New Roman" w:hAnsi="Times New Roman" w:cs="Times New Roman"/>
          <w:shd w:val="clear" w:color="auto" w:fill="FFFFFF"/>
        </w:rPr>
        <w:t>.</w:t>
      </w:r>
      <w:r w:rsidRPr="00586338">
        <w:rPr>
          <w:rFonts w:ascii="Times New Roman" w:hAnsi="Times New Roman" w:cs="Times New Roman"/>
          <w:shd w:val="clear" w:color="auto" w:fill="FFFFFF"/>
        </w:rPr>
        <w:t>S</w:t>
      </w:r>
      <w:r>
        <w:rPr>
          <w:rFonts w:ascii="Times New Roman" w:hAnsi="Times New Roman" w:cs="Times New Roman"/>
          <w:shd w:val="clear" w:color="auto" w:fill="FFFFFF"/>
        </w:rPr>
        <w:t>.</w:t>
      </w:r>
      <w:r w:rsidRPr="00586338">
        <w:rPr>
          <w:rFonts w:ascii="Times New Roman" w:hAnsi="Times New Roman" w:cs="Times New Roman"/>
          <w:shd w:val="clear" w:color="auto" w:fill="FFFFFF"/>
        </w:rPr>
        <w:t>, Kinley</w:t>
      </w:r>
      <w:r>
        <w:rPr>
          <w:rFonts w:ascii="Times New Roman" w:hAnsi="Times New Roman" w:cs="Times New Roman"/>
          <w:shd w:val="clear" w:color="auto" w:fill="FFFFFF"/>
        </w:rPr>
        <w:t xml:space="preserve">, </w:t>
      </w:r>
      <w:r w:rsidRPr="00586338">
        <w:rPr>
          <w:rFonts w:ascii="Times New Roman" w:hAnsi="Times New Roman" w:cs="Times New Roman"/>
          <w:shd w:val="clear" w:color="auto" w:fill="FFFFFF"/>
        </w:rPr>
        <w:t>A</w:t>
      </w:r>
      <w:r>
        <w:rPr>
          <w:rFonts w:ascii="Times New Roman" w:hAnsi="Times New Roman" w:cs="Times New Roman"/>
          <w:shd w:val="clear" w:color="auto" w:fill="FFFFFF"/>
        </w:rPr>
        <w:t>.</w:t>
      </w:r>
      <w:r w:rsidRPr="00586338">
        <w:rPr>
          <w:rFonts w:ascii="Times New Roman" w:hAnsi="Times New Roman" w:cs="Times New Roman"/>
          <w:shd w:val="clear" w:color="auto" w:fill="FFFFFF"/>
        </w:rPr>
        <w:t>W</w:t>
      </w:r>
      <w:r>
        <w:rPr>
          <w:rFonts w:ascii="Times New Roman" w:hAnsi="Times New Roman" w:cs="Times New Roman"/>
          <w:shd w:val="clear" w:color="auto" w:fill="FFFFFF"/>
        </w:rPr>
        <w:t>.</w:t>
      </w:r>
      <w:r w:rsidRPr="00586338">
        <w:rPr>
          <w:rFonts w:ascii="Times New Roman" w:hAnsi="Times New Roman" w:cs="Times New Roman"/>
          <w:shd w:val="clear" w:color="auto" w:fill="FFFFFF"/>
        </w:rPr>
        <w:t>, Boyle</w:t>
      </w:r>
      <w:r>
        <w:rPr>
          <w:rFonts w:ascii="Times New Roman" w:hAnsi="Times New Roman" w:cs="Times New Roman"/>
          <w:shd w:val="clear" w:color="auto" w:fill="FFFFFF"/>
        </w:rPr>
        <w:t>,</w:t>
      </w:r>
      <w:r w:rsidRPr="00586338">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586338">
        <w:rPr>
          <w:rFonts w:ascii="Times New Roman" w:hAnsi="Times New Roman" w:cs="Times New Roman"/>
          <w:shd w:val="clear" w:color="auto" w:fill="FFFFFF"/>
        </w:rPr>
        <w:t>A</w:t>
      </w:r>
      <w:r>
        <w:rPr>
          <w:rFonts w:ascii="Times New Roman" w:hAnsi="Times New Roman" w:cs="Times New Roman"/>
          <w:shd w:val="clear" w:color="auto" w:fill="FFFFFF"/>
        </w:rPr>
        <w:t>.</w:t>
      </w:r>
      <w:r w:rsidRPr="00586338">
        <w:rPr>
          <w:rFonts w:ascii="Times New Roman" w:hAnsi="Times New Roman" w:cs="Times New Roman"/>
          <w:shd w:val="clear" w:color="auto" w:fill="FFFFFF"/>
        </w:rPr>
        <w:t xml:space="preserve">, </w:t>
      </w:r>
      <w:proofErr w:type="spellStart"/>
      <w:r w:rsidRPr="00586338">
        <w:rPr>
          <w:rFonts w:ascii="Times New Roman" w:hAnsi="Times New Roman" w:cs="Times New Roman"/>
          <w:shd w:val="clear" w:color="auto" w:fill="FFFFFF"/>
        </w:rPr>
        <w:t>Bamburg</w:t>
      </w:r>
      <w:proofErr w:type="spellEnd"/>
      <w:r>
        <w:rPr>
          <w:rFonts w:ascii="Times New Roman" w:hAnsi="Times New Roman" w:cs="Times New Roman"/>
          <w:shd w:val="clear" w:color="auto" w:fill="FFFFFF"/>
        </w:rPr>
        <w:t>.</w:t>
      </w:r>
      <w:r w:rsidRPr="00586338">
        <w:rPr>
          <w:rFonts w:ascii="Times New Roman" w:hAnsi="Times New Roman" w:cs="Times New Roman"/>
          <w:shd w:val="clear" w:color="auto" w:fill="FFFFFF"/>
        </w:rPr>
        <w:t xml:space="preserve"> </w:t>
      </w:r>
      <w:proofErr w:type="gramStart"/>
      <w:r w:rsidRPr="00586338">
        <w:rPr>
          <w:rFonts w:ascii="Times New Roman" w:hAnsi="Times New Roman" w:cs="Times New Roman"/>
          <w:shd w:val="clear" w:color="auto" w:fill="FFFFFF"/>
        </w:rPr>
        <w:t>J</w:t>
      </w:r>
      <w:r>
        <w:rPr>
          <w:rFonts w:ascii="Times New Roman" w:hAnsi="Times New Roman" w:cs="Times New Roman"/>
          <w:shd w:val="clear" w:color="auto" w:fill="FFFFFF"/>
        </w:rPr>
        <w:t>.</w:t>
      </w:r>
      <w:r w:rsidRPr="00586338">
        <w:rPr>
          <w:rFonts w:ascii="Times New Roman" w:hAnsi="Times New Roman" w:cs="Times New Roman"/>
          <w:shd w:val="clear" w:color="auto" w:fill="FFFFFF"/>
        </w:rPr>
        <w:t>R</w:t>
      </w:r>
      <w:r>
        <w:rPr>
          <w:rFonts w:ascii="Times New Roman" w:hAnsi="Times New Roman" w:cs="Times New Roman"/>
          <w:shd w:val="clear" w:color="auto" w:fill="FFFFFF"/>
        </w:rPr>
        <w:t>.(</w:t>
      </w:r>
      <w:proofErr w:type="gramEnd"/>
      <w:r>
        <w:rPr>
          <w:rFonts w:ascii="Times New Roman" w:hAnsi="Times New Roman" w:cs="Times New Roman"/>
          <w:shd w:val="clear" w:color="auto" w:fill="FFFFFF"/>
        </w:rPr>
        <w:t>2005).</w:t>
      </w:r>
    </w:p>
    <w:p w14:paraId="2A10A7F9" w14:textId="77777777" w:rsidR="00040224" w:rsidRPr="00586338" w:rsidRDefault="00040224" w:rsidP="00040224">
      <w:pPr>
        <w:pStyle w:val="ListParagraph"/>
        <w:rPr>
          <w:rFonts w:ascii="Times New Roman" w:hAnsi="Times New Roman" w:cs="Times New Roman"/>
          <w:shd w:val="clear" w:color="auto" w:fill="FFFFFF"/>
        </w:rPr>
      </w:pPr>
      <w:r w:rsidRPr="00586338">
        <w:rPr>
          <w:rFonts w:ascii="Times New Roman" w:hAnsi="Times New Roman" w:cs="Times New Roman"/>
          <w:shd w:val="clear" w:color="auto" w:fill="FFFFFF"/>
        </w:rPr>
        <w:t>Beta-secretase-cleaved amyloid precursor protein accumulates at actin inclusions induced in neurons by stress or amyloid beta: a feedforward mechanism for Alzheimer's disease.</w:t>
      </w:r>
    </w:p>
    <w:p w14:paraId="5C08D61E" w14:textId="77777777" w:rsidR="00040224" w:rsidRPr="00812D4B" w:rsidRDefault="00040224" w:rsidP="00040224">
      <w:pPr>
        <w:pStyle w:val="ListParagraph"/>
        <w:rPr>
          <w:rFonts w:ascii="Times New Roman" w:hAnsi="Times New Roman" w:cs="Times New Roman"/>
          <w:shd w:val="clear" w:color="auto" w:fill="FFFFFF"/>
        </w:rPr>
      </w:pPr>
      <w:r w:rsidRPr="00586338">
        <w:rPr>
          <w:rFonts w:ascii="Times New Roman" w:hAnsi="Times New Roman" w:cs="Times New Roman"/>
          <w:i/>
          <w:shd w:val="clear" w:color="auto" w:fill="FFFFFF"/>
        </w:rPr>
        <w:t xml:space="preserve">J </w:t>
      </w:r>
      <w:proofErr w:type="spellStart"/>
      <w:r w:rsidRPr="00586338">
        <w:rPr>
          <w:rFonts w:ascii="Times New Roman" w:hAnsi="Times New Roman" w:cs="Times New Roman"/>
          <w:i/>
          <w:shd w:val="clear" w:color="auto" w:fill="FFFFFF"/>
        </w:rPr>
        <w:t>Neurosci</w:t>
      </w:r>
      <w:proofErr w:type="spellEnd"/>
      <w:r w:rsidRPr="00586338">
        <w:rPr>
          <w:rFonts w:ascii="Times New Roman" w:hAnsi="Times New Roman" w:cs="Times New Roman"/>
          <w:i/>
          <w:shd w:val="clear" w:color="auto" w:fill="FFFFFF"/>
        </w:rPr>
        <w:t>.</w:t>
      </w:r>
      <w:r w:rsidRPr="00586338">
        <w:rPr>
          <w:rFonts w:ascii="Times New Roman" w:hAnsi="Times New Roman" w:cs="Times New Roman"/>
          <w:shd w:val="clear" w:color="auto" w:fill="FFFFFF"/>
        </w:rPr>
        <w:t xml:space="preserve"> 25(49):11313-21.</w:t>
      </w:r>
      <w:r>
        <w:rPr>
          <w:rFonts w:ascii="Times New Roman" w:hAnsi="Times New Roman" w:cs="Times New Roman"/>
          <w:shd w:val="clear" w:color="auto" w:fill="FFFFFF"/>
        </w:rPr>
        <w:t xml:space="preserve">    </w:t>
      </w:r>
    </w:p>
    <w:p w14:paraId="5A0B34DB" w14:textId="77777777" w:rsidR="00040224" w:rsidRPr="00812D4B"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Bamburg</w:t>
      </w:r>
      <w:proofErr w:type="spellEnd"/>
      <w:r>
        <w:rPr>
          <w:rFonts w:ascii="Times New Roman" w:hAnsi="Times New Roman" w:cs="Times New Roman"/>
          <w:shd w:val="clear" w:color="auto" w:fill="FFFFFF"/>
        </w:rPr>
        <w:t xml:space="preserve">, J.R. and </w:t>
      </w:r>
      <w:proofErr w:type="spellStart"/>
      <w:r>
        <w:rPr>
          <w:rFonts w:ascii="Times New Roman" w:hAnsi="Times New Roman" w:cs="Times New Roman"/>
          <w:shd w:val="clear" w:color="auto" w:fill="FFFFFF"/>
        </w:rPr>
        <w:t>Berstein</w:t>
      </w:r>
      <w:proofErr w:type="spellEnd"/>
      <w:r>
        <w:rPr>
          <w:rFonts w:ascii="Times New Roman" w:hAnsi="Times New Roman" w:cs="Times New Roman"/>
          <w:shd w:val="clear" w:color="auto" w:fill="FFFFFF"/>
        </w:rPr>
        <w:t xml:space="preserve">, B. W. (2016). Actin dynamics and cofilin-actin rods in Alzheimer disease. </w:t>
      </w:r>
      <w:r w:rsidRPr="00586338">
        <w:rPr>
          <w:rFonts w:ascii="Times New Roman" w:hAnsi="Times New Roman" w:cs="Times New Roman"/>
          <w:i/>
          <w:shd w:val="clear" w:color="auto" w:fill="FFFFFF"/>
        </w:rPr>
        <w:t>Cytoskeleton</w:t>
      </w:r>
      <w:r>
        <w:rPr>
          <w:rFonts w:ascii="Times New Roman" w:hAnsi="Times New Roman" w:cs="Times New Roman"/>
          <w:shd w:val="clear" w:color="auto" w:fill="FFFFFF"/>
        </w:rPr>
        <w:t>. 73(9): 477-497.</w:t>
      </w:r>
    </w:p>
    <w:p w14:paraId="7AF7AE57"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Walsh, K. P., </w:t>
      </w:r>
      <w:proofErr w:type="spellStart"/>
      <w:r>
        <w:rPr>
          <w:rFonts w:ascii="Times New Roman" w:hAnsi="Times New Roman" w:cs="Times New Roman"/>
          <w:shd w:val="clear" w:color="auto" w:fill="FFFFFF"/>
        </w:rPr>
        <w:t>Minamide</w:t>
      </w:r>
      <w:proofErr w:type="spellEnd"/>
      <w:r>
        <w:rPr>
          <w:rFonts w:ascii="Times New Roman" w:hAnsi="Times New Roman" w:cs="Times New Roman"/>
          <w:shd w:val="clear" w:color="auto" w:fill="FFFFFF"/>
        </w:rPr>
        <w:t xml:space="preserve"> L.S., Kane, S. J., Shaw, A.E., Brown, D, R., Pulford, B., Zabel, M.D., Lambeth, J.D., Kuhn, T.B., </w:t>
      </w:r>
      <w:proofErr w:type="spellStart"/>
      <w:r>
        <w:rPr>
          <w:rFonts w:ascii="Times New Roman" w:hAnsi="Times New Roman" w:cs="Times New Roman"/>
          <w:shd w:val="clear" w:color="auto" w:fill="FFFFFF"/>
        </w:rPr>
        <w:t>Bamburg</w:t>
      </w:r>
      <w:proofErr w:type="spellEnd"/>
      <w:r>
        <w:rPr>
          <w:rFonts w:ascii="Times New Roman" w:hAnsi="Times New Roman" w:cs="Times New Roman"/>
          <w:shd w:val="clear" w:color="auto" w:fill="FFFFFF"/>
        </w:rPr>
        <w:t xml:space="preserve">, J. R. </w:t>
      </w:r>
      <w:r w:rsidRPr="00041FF5">
        <w:rPr>
          <w:rFonts w:ascii="Times New Roman" w:hAnsi="Times New Roman" w:cs="Times New Roman"/>
          <w:shd w:val="clear" w:color="auto" w:fill="FFFFFF"/>
        </w:rPr>
        <w:t>Amyloid-β and Proinflammatory Cytokines Utilize a Prion Protein-Dependent Pathway to Activate NADPH Oxidase and Induce Cofilin-Actin Rods in Hippocampal Neurons</w:t>
      </w:r>
      <w:r>
        <w:rPr>
          <w:rFonts w:ascii="Times New Roman" w:hAnsi="Times New Roman" w:cs="Times New Roman"/>
          <w:shd w:val="clear" w:color="auto" w:fill="FFFFFF"/>
        </w:rPr>
        <w:t xml:space="preserve">. </w:t>
      </w:r>
      <w:proofErr w:type="spellStart"/>
      <w:r w:rsidRPr="00041FF5">
        <w:rPr>
          <w:rFonts w:ascii="Times New Roman" w:hAnsi="Times New Roman" w:cs="Times New Roman"/>
          <w:i/>
          <w:shd w:val="clear" w:color="auto" w:fill="FFFFFF"/>
        </w:rPr>
        <w:t>PLoS</w:t>
      </w:r>
      <w:proofErr w:type="spellEnd"/>
      <w:r w:rsidRPr="00041FF5">
        <w:rPr>
          <w:rFonts w:ascii="Times New Roman" w:hAnsi="Times New Roman" w:cs="Times New Roman"/>
          <w:i/>
          <w:shd w:val="clear" w:color="auto" w:fill="FFFFFF"/>
        </w:rPr>
        <w:t xml:space="preserve"> One.</w:t>
      </w:r>
      <w:r>
        <w:rPr>
          <w:rFonts w:ascii="Times New Roman" w:hAnsi="Times New Roman" w:cs="Times New Roman"/>
          <w:shd w:val="clear" w:color="auto" w:fill="FFFFFF"/>
        </w:rPr>
        <w:t xml:space="preserve"> 9(4): e95995. </w:t>
      </w:r>
      <w:proofErr w:type="spellStart"/>
      <w:r w:rsidRPr="00041FF5">
        <w:rPr>
          <w:rFonts w:ascii="Times New Roman" w:hAnsi="Times New Roman" w:cs="Times New Roman"/>
          <w:shd w:val="clear" w:color="auto" w:fill="FFFFFF"/>
        </w:rPr>
        <w:t>doi</w:t>
      </w:r>
      <w:proofErr w:type="spellEnd"/>
      <w:r w:rsidRPr="00041FF5">
        <w:rPr>
          <w:rFonts w:ascii="Times New Roman" w:hAnsi="Times New Roman" w:cs="Times New Roman"/>
          <w:shd w:val="clear" w:color="auto" w:fill="FFFFFF"/>
        </w:rPr>
        <w:t>:  10.1371/journal.pone.0095995</w:t>
      </w:r>
      <w:r>
        <w:rPr>
          <w:rFonts w:ascii="Times New Roman" w:hAnsi="Times New Roman" w:cs="Times New Roman"/>
          <w:shd w:val="clear" w:color="auto" w:fill="FFFFFF"/>
        </w:rPr>
        <w:t>.</w:t>
      </w:r>
    </w:p>
    <w:p w14:paraId="0AE83852"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Lewerenz</w:t>
      </w:r>
      <w:proofErr w:type="spellEnd"/>
      <w:r>
        <w:rPr>
          <w:rFonts w:ascii="Times New Roman" w:hAnsi="Times New Roman" w:cs="Times New Roman"/>
          <w:shd w:val="clear" w:color="auto" w:fill="FFFFFF"/>
        </w:rPr>
        <w:t xml:space="preserve">, J., Maher, P. (2015). Chronic Glutamate Toxicity in Neurodegenerative Diseases-What is the Evidence? </w:t>
      </w:r>
      <w:r w:rsidRPr="00844406">
        <w:rPr>
          <w:rFonts w:ascii="Times New Roman" w:hAnsi="Times New Roman" w:cs="Times New Roman"/>
          <w:i/>
          <w:shd w:val="clear" w:color="auto" w:fill="FFFFFF"/>
        </w:rPr>
        <w:t xml:space="preserve">Front </w:t>
      </w:r>
      <w:proofErr w:type="spellStart"/>
      <w:r w:rsidRPr="00844406">
        <w:rPr>
          <w:rFonts w:ascii="Times New Roman" w:hAnsi="Times New Roman" w:cs="Times New Roman"/>
          <w:i/>
          <w:shd w:val="clear" w:color="auto" w:fill="FFFFFF"/>
        </w:rPr>
        <w:t>Neurosci</w:t>
      </w:r>
      <w:proofErr w:type="spellEnd"/>
      <w:r w:rsidRPr="00844406">
        <w:rPr>
          <w:rFonts w:ascii="Times New Roman" w:hAnsi="Times New Roman" w:cs="Times New Roman"/>
          <w:i/>
          <w:shd w:val="clear" w:color="auto" w:fill="FFFFFF"/>
        </w:rPr>
        <w:t>.</w:t>
      </w:r>
      <w:r>
        <w:rPr>
          <w:rFonts w:ascii="Times New Roman" w:hAnsi="Times New Roman" w:cs="Times New Roman"/>
          <w:shd w:val="clear" w:color="auto" w:fill="FFFFFF"/>
        </w:rPr>
        <w:t xml:space="preserve"> 9: 469. </w:t>
      </w:r>
    </w:p>
    <w:p w14:paraId="09C546E2"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Platt, S. R. (2007). The role of glutamate in central nervous system health and disease-A review. </w:t>
      </w:r>
      <w:r w:rsidRPr="00C35CE4">
        <w:rPr>
          <w:rFonts w:ascii="Times New Roman" w:hAnsi="Times New Roman" w:cs="Times New Roman"/>
          <w:i/>
          <w:shd w:val="clear" w:color="auto" w:fill="FFFFFF"/>
        </w:rPr>
        <w:t>The Veterinary Journal.</w:t>
      </w:r>
      <w:r>
        <w:rPr>
          <w:rFonts w:ascii="Times New Roman" w:hAnsi="Times New Roman" w:cs="Times New Roman"/>
          <w:shd w:val="clear" w:color="auto" w:fill="FFFFFF"/>
        </w:rPr>
        <w:t xml:space="preserve"> Vol.173, Issue 2. 278-286.</w:t>
      </w:r>
    </w:p>
    <w:p w14:paraId="703CFC34"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Dingledine, R., </w:t>
      </w:r>
      <w:proofErr w:type="spellStart"/>
      <w:r>
        <w:rPr>
          <w:rFonts w:ascii="Times New Roman" w:hAnsi="Times New Roman" w:cs="Times New Roman"/>
          <w:shd w:val="clear" w:color="auto" w:fill="FFFFFF"/>
        </w:rPr>
        <w:t>Borge</w:t>
      </w:r>
      <w:proofErr w:type="spellEnd"/>
      <w:r>
        <w:rPr>
          <w:rFonts w:ascii="Times New Roman" w:hAnsi="Times New Roman" w:cs="Times New Roman"/>
          <w:shd w:val="clear" w:color="auto" w:fill="FFFFFF"/>
        </w:rPr>
        <w:t xml:space="preserve">, K., Bowie, D., </w:t>
      </w:r>
      <w:proofErr w:type="spellStart"/>
      <w:r>
        <w:rPr>
          <w:rFonts w:ascii="Times New Roman" w:hAnsi="Times New Roman" w:cs="Times New Roman"/>
          <w:shd w:val="clear" w:color="auto" w:fill="FFFFFF"/>
        </w:rPr>
        <w:t>Traynelis</w:t>
      </w:r>
      <w:proofErr w:type="spellEnd"/>
      <w:r>
        <w:rPr>
          <w:rFonts w:ascii="Times New Roman" w:hAnsi="Times New Roman" w:cs="Times New Roman"/>
          <w:shd w:val="clear" w:color="auto" w:fill="FFFFFF"/>
        </w:rPr>
        <w:t xml:space="preserve">, S. F. (1999). The glutamate receptor ion channels. </w:t>
      </w:r>
      <w:r w:rsidRPr="00B544CE">
        <w:rPr>
          <w:rFonts w:ascii="Times New Roman" w:hAnsi="Times New Roman" w:cs="Times New Roman"/>
          <w:i/>
          <w:shd w:val="clear" w:color="auto" w:fill="FFFFFF"/>
        </w:rPr>
        <w:t>Pharmacological Review</w:t>
      </w:r>
      <w:r>
        <w:rPr>
          <w:rFonts w:ascii="Times New Roman" w:hAnsi="Times New Roman" w:cs="Times New Roman"/>
          <w:shd w:val="clear" w:color="auto" w:fill="FFFFFF"/>
        </w:rPr>
        <w:t>. 51(1) 7-52.</w:t>
      </w:r>
    </w:p>
    <w:p w14:paraId="6EA44841" w14:textId="77777777" w:rsidR="00040224" w:rsidRPr="00B544CE"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Liu, Y., Zhang, J. (2000). Recent development in NMDA receptor. </w:t>
      </w:r>
      <w:r w:rsidRPr="008447BE">
        <w:rPr>
          <w:rFonts w:ascii="Times New Roman" w:hAnsi="Times New Roman" w:cs="Times New Roman"/>
          <w:i/>
          <w:shd w:val="clear" w:color="auto" w:fill="FFFFFF"/>
        </w:rPr>
        <w:t>Chin Med J</w:t>
      </w:r>
      <w:r>
        <w:rPr>
          <w:rFonts w:ascii="Times New Roman" w:hAnsi="Times New Roman" w:cs="Times New Roman"/>
          <w:shd w:val="clear" w:color="auto" w:fill="FFFFFF"/>
        </w:rPr>
        <w:t>. 113(10): 948-56.</w:t>
      </w:r>
    </w:p>
    <w:p w14:paraId="2F74DF13"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sidRPr="0086542A">
        <w:rPr>
          <w:rFonts w:ascii="Times New Roman" w:hAnsi="Times New Roman" w:cs="Times New Roman"/>
          <w:shd w:val="clear" w:color="auto" w:fill="FFFFFF"/>
        </w:rPr>
        <w:t>Pompella</w:t>
      </w:r>
      <w:proofErr w:type="spellEnd"/>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A</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w:t>
      </w:r>
      <w:proofErr w:type="spellStart"/>
      <w:r w:rsidRPr="0086542A">
        <w:rPr>
          <w:rFonts w:ascii="Times New Roman" w:hAnsi="Times New Roman" w:cs="Times New Roman"/>
          <w:shd w:val="clear" w:color="auto" w:fill="FFFFFF"/>
        </w:rPr>
        <w:t>Visvikis</w:t>
      </w:r>
      <w:proofErr w:type="spellEnd"/>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A</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w:t>
      </w:r>
      <w:proofErr w:type="spellStart"/>
      <w:r w:rsidRPr="0086542A">
        <w:rPr>
          <w:rFonts w:ascii="Times New Roman" w:hAnsi="Times New Roman" w:cs="Times New Roman"/>
          <w:shd w:val="clear" w:color="auto" w:fill="FFFFFF"/>
        </w:rPr>
        <w:t>Paolicchi</w:t>
      </w:r>
      <w:proofErr w:type="spellEnd"/>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A</w:t>
      </w:r>
      <w:r>
        <w:rPr>
          <w:rFonts w:ascii="Times New Roman" w:hAnsi="Times New Roman" w:cs="Times New Roman"/>
          <w:shd w:val="clear" w:color="auto" w:fill="FFFFFF"/>
        </w:rPr>
        <w:t>.</w:t>
      </w:r>
      <w:r w:rsidRPr="0086542A">
        <w:rPr>
          <w:rFonts w:ascii="Times New Roman" w:hAnsi="Times New Roman" w:cs="Times New Roman"/>
          <w:shd w:val="clear" w:color="auto" w:fill="FFFFFF"/>
        </w:rPr>
        <w:t>, De Tata</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w:t>
      </w:r>
      <w:proofErr w:type="spellStart"/>
      <w:r w:rsidRPr="0086542A">
        <w:rPr>
          <w:rFonts w:ascii="Times New Roman" w:hAnsi="Times New Roman" w:cs="Times New Roman"/>
          <w:shd w:val="clear" w:color="auto" w:fill="FFFFFF"/>
        </w:rPr>
        <w:t>V</w:t>
      </w:r>
      <w:r>
        <w:rPr>
          <w:rFonts w:ascii="Times New Roman" w:hAnsi="Times New Roman" w:cs="Times New Roman"/>
          <w:shd w:val="clear" w:color="auto" w:fill="FFFFFF"/>
        </w:rPr>
        <w:t>m</w:t>
      </w:r>
      <w:proofErr w:type="spellEnd"/>
      <w:r w:rsidRPr="0086542A">
        <w:rPr>
          <w:rFonts w:ascii="Times New Roman" w:hAnsi="Times New Roman" w:cs="Times New Roman"/>
          <w:shd w:val="clear" w:color="auto" w:fill="FFFFFF"/>
        </w:rPr>
        <w:t xml:space="preserve">, </w:t>
      </w:r>
      <w:proofErr w:type="spellStart"/>
      <w:r w:rsidRPr="0086542A">
        <w:rPr>
          <w:rFonts w:ascii="Times New Roman" w:hAnsi="Times New Roman" w:cs="Times New Roman"/>
          <w:shd w:val="clear" w:color="auto" w:fill="FFFFFF"/>
        </w:rPr>
        <w:t>Casini</w:t>
      </w:r>
      <w:proofErr w:type="spellEnd"/>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A</w:t>
      </w:r>
      <w:r>
        <w:rPr>
          <w:rFonts w:ascii="Times New Roman" w:hAnsi="Times New Roman" w:cs="Times New Roman"/>
          <w:shd w:val="clear" w:color="auto" w:fill="FFFFFF"/>
        </w:rPr>
        <w:t xml:space="preserve">. F (2003). </w:t>
      </w:r>
      <w:r w:rsidRPr="0086542A">
        <w:rPr>
          <w:rFonts w:ascii="Times New Roman" w:hAnsi="Times New Roman" w:cs="Times New Roman"/>
          <w:shd w:val="clear" w:color="auto" w:fill="FFFFFF"/>
        </w:rPr>
        <w:t>The changing faces of glut</w:t>
      </w:r>
      <w:r>
        <w:rPr>
          <w:rFonts w:ascii="Times New Roman" w:hAnsi="Times New Roman" w:cs="Times New Roman"/>
          <w:shd w:val="clear" w:color="auto" w:fill="FFFFFF"/>
        </w:rPr>
        <w:t>athione, a cellular protagonist</w:t>
      </w:r>
      <w:r w:rsidRPr="0086542A">
        <w:rPr>
          <w:rFonts w:ascii="Times New Roman" w:hAnsi="Times New Roman" w:cs="Times New Roman"/>
          <w:shd w:val="clear" w:color="auto" w:fill="FFFFFF"/>
        </w:rPr>
        <w:t xml:space="preserve">. </w:t>
      </w:r>
      <w:r w:rsidRPr="0086542A">
        <w:rPr>
          <w:rFonts w:ascii="Times New Roman" w:hAnsi="Times New Roman" w:cs="Times New Roman"/>
          <w:i/>
          <w:shd w:val="clear" w:color="auto" w:fill="FFFFFF"/>
        </w:rPr>
        <w:t>Biochemical Pharmacology.</w:t>
      </w:r>
      <w:r w:rsidRPr="0086542A">
        <w:rPr>
          <w:rFonts w:ascii="Times New Roman" w:hAnsi="Times New Roman" w:cs="Times New Roman"/>
          <w:shd w:val="clear" w:color="auto" w:fill="FFFFFF"/>
        </w:rPr>
        <w:t xml:space="preserve"> 66 (8): 1499–503.</w:t>
      </w:r>
    </w:p>
    <w:p w14:paraId="319EA050"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86542A">
        <w:rPr>
          <w:rFonts w:ascii="Times New Roman" w:hAnsi="Times New Roman" w:cs="Times New Roman"/>
          <w:shd w:val="clear" w:color="auto" w:fill="FFFFFF"/>
        </w:rPr>
        <w:t>Schubert</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D</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w:t>
      </w:r>
      <w:proofErr w:type="spellStart"/>
      <w:r w:rsidRPr="0086542A">
        <w:rPr>
          <w:rFonts w:ascii="Times New Roman" w:hAnsi="Times New Roman" w:cs="Times New Roman"/>
          <w:shd w:val="clear" w:color="auto" w:fill="FFFFFF"/>
        </w:rPr>
        <w:t>Piasecki</w:t>
      </w:r>
      <w:proofErr w:type="spellEnd"/>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D. </w:t>
      </w:r>
      <w:r>
        <w:rPr>
          <w:rFonts w:ascii="Times New Roman" w:hAnsi="Times New Roman" w:cs="Times New Roman"/>
          <w:shd w:val="clear" w:color="auto" w:fill="FFFFFF"/>
        </w:rPr>
        <w:t xml:space="preserve">(2001). </w:t>
      </w:r>
      <w:r w:rsidRPr="0086542A">
        <w:rPr>
          <w:rFonts w:ascii="Times New Roman" w:hAnsi="Times New Roman" w:cs="Times New Roman"/>
          <w:shd w:val="clear" w:color="auto" w:fill="FFFFFF"/>
        </w:rPr>
        <w:t xml:space="preserve">Oxidative glutamate toxicity can be a component of the excitotoxicity cascade. </w:t>
      </w:r>
      <w:r w:rsidRPr="0086542A">
        <w:rPr>
          <w:rFonts w:ascii="Times New Roman" w:hAnsi="Times New Roman" w:cs="Times New Roman"/>
          <w:i/>
          <w:shd w:val="clear" w:color="auto" w:fill="FFFFFF"/>
        </w:rPr>
        <w:t xml:space="preserve">J </w:t>
      </w:r>
      <w:proofErr w:type="spellStart"/>
      <w:r w:rsidRPr="0086542A">
        <w:rPr>
          <w:rFonts w:ascii="Times New Roman" w:hAnsi="Times New Roman" w:cs="Times New Roman"/>
          <w:i/>
          <w:shd w:val="clear" w:color="auto" w:fill="FFFFFF"/>
        </w:rPr>
        <w:t>Neurosci</w:t>
      </w:r>
      <w:proofErr w:type="spellEnd"/>
      <w:r w:rsidRPr="0086542A">
        <w:rPr>
          <w:rFonts w:ascii="Times New Roman" w:hAnsi="Times New Roman" w:cs="Times New Roman"/>
          <w:i/>
          <w:shd w:val="clear" w:color="auto" w:fill="FFFFFF"/>
        </w:rPr>
        <w:t>.</w:t>
      </w:r>
      <w:r w:rsidRPr="0086542A">
        <w:rPr>
          <w:rFonts w:ascii="Times New Roman" w:hAnsi="Times New Roman" w:cs="Times New Roman"/>
          <w:shd w:val="clear" w:color="auto" w:fill="FFFFFF"/>
        </w:rPr>
        <w:t xml:space="preserve"> 21:7455–7462.</w:t>
      </w:r>
    </w:p>
    <w:p w14:paraId="2D78F0AF"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Va</w:t>
      </w:r>
      <w:r w:rsidRPr="006E6AC9">
        <w:rPr>
          <w:rFonts w:ascii="Times New Roman" w:hAnsi="Times New Roman" w:cs="Times New Roman"/>
          <w:shd w:val="clear" w:color="auto" w:fill="FFFFFF"/>
        </w:rPr>
        <w:t>nden Hoek</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T</w:t>
      </w:r>
      <w:r>
        <w:rPr>
          <w:rFonts w:ascii="Times New Roman" w:hAnsi="Times New Roman" w:cs="Times New Roman"/>
          <w:shd w:val="clear" w:color="auto" w:fill="FFFFFF"/>
        </w:rPr>
        <w:t>.</w:t>
      </w:r>
      <w:r w:rsidRPr="006E6AC9">
        <w:rPr>
          <w:rFonts w:ascii="Times New Roman" w:hAnsi="Times New Roman" w:cs="Times New Roman"/>
          <w:shd w:val="clear" w:color="auto" w:fill="FFFFFF"/>
        </w:rPr>
        <w:t>L</w:t>
      </w:r>
      <w:r>
        <w:rPr>
          <w:rFonts w:ascii="Times New Roman" w:hAnsi="Times New Roman" w:cs="Times New Roman"/>
          <w:shd w:val="clear" w:color="auto" w:fill="FFFFFF"/>
        </w:rPr>
        <w:t>.</w:t>
      </w:r>
      <w:r w:rsidRPr="006E6AC9">
        <w:rPr>
          <w:rFonts w:ascii="Times New Roman" w:hAnsi="Times New Roman" w:cs="Times New Roman"/>
          <w:shd w:val="clear" w:color="auto" w:fill="FFFFFF"/>
        </w:rPr>
        <w:t>, Becker</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L</w:t>
      </w:r>
      <w:r>
        <w:rPr>
          <w:rFonts w:ascii="Times New Roman" w:hAnsi="Times New Roman" w:cs="Times New Roman"/>
          <w:shd w:val="clear" w:color="auto" w:fill="FFFFFF"/>
        </w:rPr>
        <w:t xml:space="preserve">. </w:t>
      </w:r>
      <w:r w:rsidRPr="006E6AC9">
        <w:rPr>
          <w:rFonts w:ascii="Times New Roman" w:hAnsi="Times New Roman" w:cs="Times New Roman"/>
          <w:shd w:val="clear" w:color="auto" w:fill="FFFFFF"/>
        </w:rPr>
        <w:t>B</w:t>
      </w:r>
      <w:r>
        <w:rPr>
          <w:rFonts w:ascii="Times New Roman" w:hAnsi="Times New Roman" w:cs="Times New Roman"/>
          <w:shd w:val="clear" w:color="auto" w:fill="FFFFFF"/>
        </w:rPr>
        <w:t>.</w:t>
      </w:r>
      <w:r w:rsidRPr="006E6AC9">
        <w:rPr>
          <w:rFonts w:ascii="Times New Roman" w:hAnsi="Times New Roman" w:cs="Times New Roman"/>
          <w:shd w:val="clear" w:color="auto" w:fill="FFFFFF"/>
        </w:rPr>
        <w:t>, Shao</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Z</w:t>
      </w:r>
      <w:r>
        <w:rPr>
          <w:rFonts w:ascii="Times New Roman" w:hAnsi="Times New Roman" w:cs="Times New Roman"/>
          <w:shd w:val="clear" w:color="auto" w:fill="FFFFFF"/>
        </w:rPr>
        <w:t>.</w:t>
      </w:r>
      <w:r w:rsidRPr="006E6AC9">
        <w:rPr>
          <w:rFonts w:ascii="Times New Roman" w:hAnsi="Times New Roman" w:cs="Times New Roman"/>
          <w:shd w:val="clear" w:color="auto" w:fill="FFFFFF"/>
        </w:rPr>
        <w:t>, Li</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C</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w:t>
      </w:r>
      <w:proofErr w:type="spellStart"/>
      <w:r w:rsidRPr="006E6AC9">
        <w:rPr>
          <w:rFonts w:ascii="Times New Roman" w:hAnsi="Times New Roman" w:cs="Times New Roman"/>
          <w:shd w:val="clear" w:color="auto" w:fill="FFFFFF"/>
        </w:rPr>
        <w:t>Schumacker</w:t>
      </w:r>
      <w:proofErr w:type="spellEnd"/>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P</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T. </w:t>
      </w:r>
      <w:r>
        <w:rPr>
          <w:rFonts w:ascii="Times New Roman" w:hAnsi="Times New Roman" w:cs="Times New Roman"/>
          <w:shd w:val="clear" w:color="auto" w:fill="FFFFFF"/>
        </w:rPr>
        <w:t xml:space="preserve">(1998). </w:t>
      </w:r>
      <w:r w:rsidRPr="006E6AC9">
        <w:rPr>
          <w:rFonts w:ascii="Times New Roman" w:hAnsi="Times New Roman" w:cs="Times New Roman"/>
          <w:shd w:val="clear" w:color="auto" w:fill="FFFFFF"/>
        </w:rPr>
        <w:t>Reactive oxygen species released from mitochondria during brief hypoxia induce preconditioning in ca</w:t>
      </w:r>
      <w:r>
        <w:rPr>
          <w:rFonts w:ascii="Times New Roman" w:hAnsi="Times New Roman" w:cs="Times New Roman"/>
          <w:shd w:val="clear" w:color="auto" w:fill="FFFFFF"/>
        </w:rPr>
        <w:t xml:space="preserve">rdiomyocytes. </w:t>
      </w:r>
      <w:r w:rsidRPr="00665F32">
        <w:rPr>
          <w:rFonts w:ascii="Times New Roman" w:hAnsi="Times New Roman" w:cs="Times New Roman"/>
          <w:i/>
          <w:shd w:val="clear" w:color="auto" w:fill="FFFFFF"/>
        </w:rPr>
        <w:t xml:space="preserve">J Biol Chem. </w:t>
      </w:r>
      <w:r w:rsidRPr="006E6AC9">
        <w:rPr>
          <w:rFonts w:ascii="Times New Roman" w:hAnsi="Times New Roman" w:cs="Times New Roman"/>
          <w:shd w:val="clear" w:color="auto" w:fill="FFFFFF"/>
        </w:rPr>
        <w:t>273:18092–18098.</w:t>
      </w:r>
    </w:p>
    <w:p w14:paraId="13B63854"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544EB5">
        <w:rPr>
          <w:rFonts w:ascii="Times New Roman" w:hAnsi="Times New Roman" w:cs="Times New Roman"/>
          <w:shd w:val="clear" w:color="auto" w:fill="FFFFFF"/>
        </w:rPr>
        <w:t>Bleich</w:t>
      </w:r>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S</w:t>
      </w:r>
      <w:r>
        <w:rPr>
          <w:rFonts w:ascii="Times New Roman" w:hAnsi="Times New Roman" w:cs="Times New Roman"/>
          <w:shd w:val="clear" w:color="auto" w:fill="FFFFFF"/>
        </w:rPr>
        <w:t>.</w:t>
      </w:r>
      <w:r w:rsidRPr="00544EB5">
        <w:rPr>
          <w:rFonts w:ascii="Times New Roman" w:hAnsi="Times New Roman" w:cs="Times New Roman"/>
          <w:shd w:val="clear" w:color="auto" w:fill="FFFFFF"/>
        </w:rPr>
        <w:t>, Romer</w:t>
      </w:r>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K</w:t>
      </w:r>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w:t>
      </w:r>
      <w:proofErr w:type="spellStart"/>
      <w:r w:rsidRPr="00544EB5">
        <w:rPr>
          <w:rFonts w:ascii="Times New Roman" w:hAnsi="Times New Roman" w:cs="Times New Roman"/>
          <w:shd w:val="clear" w:color="auto" w:fill="FFFFFF"/>
        </w:rPr>
        <w:t>Wiltfang</w:t>
      </w:r>
      <w:proofErr w:type="spellEnd"/>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w:t>
      </w:r>
      <w:proofErr w:type="spellStart"/>
      <w:r w:rsidRPr="00544EB5">
        <w:rPr>
          <w:rFonts w:ascii="Times New Roman" w:hAnsi="Times New Roman" w:cs="Times New Roman"/>
          <w:shd w:val="clear" w:color="auto" w:fill="FFFFFF"/>
        </w:rPr>
        <w:t>Kornhuber</w:t>
      </w:r>
      <w:proofErr w:type="spellEnd"/>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J.</w:t>
      </w:r>
      <w:r>
        <w:rPr>
          <w:rFonts w:ascii="Times New Roman" w:hAnsi="Times New Roman" w:cs="Times New Roman"/>
          <w:shd w:val="clear" w:color="auto" w:fill="FFFFFF"/>
        </w:rPr>
        <w:t xml:space="preserve"> (2003).</w:t>
      </w:r>
      <w:r w:rsidRPr="00544EB5">
        <w:rPr>
          <w:rFonts w:ascii="Times New Roman" w:hAnsi="Times New Roman" w:cs="Times New Roman"/>
          <w:shd w:val="clear" w:color="auto" w:fill="FFFFFF"/>
        </w:rPr>
        <w:t xml:space="preserve"> Glutamate and the glutamate receptor system: a target for drug action.</w:t>
      </w:r>
      <w:r>
        <w:rPr>
          <w:rFonts w:ascii="Times New Roman" w:hAnsi="Times New Roman" w:cs="Times New Roman"/>
          <w:shd w:val="clear" w:color="auto" w:fill="FFFFFF"/>
        </w:rPr>
        <w:t xml:space="preserve"> </w:t>
      </w:r>
      <w:r w:rsidRPr="00544EB5">
        <w:rPr>
          <w:rFonts w:ascii="Times New Roman" w:hAnsi="Times New Roman" w:cs="Times New Roman"/>
          <w:i/>
          <w:shd w:val="clear" w:color="auto" w:fill="FFFFFF"/>
        </w:rPr>
        <w:t xml:space="preserve">Int J </w:t>
      </w:r>
      <w:proofErr w:type="spellStart"/>
      <w:r w:rsidRPr="00544EB5">
        <w:rPr>
          <w:rFonts w:ascii="Times New Roman" w:hAnsi="Times New Roman" w:cs="Times New Roman"/>
          <w:i/>
          <w:shd w:val="clear" w:color="auto" w:fill="FFFFFF"/>
        </w:rPr>
        <w:t>Geriatr</w:t>
      </w:r>
      <w:proofErr w:type="spellEnd"/>
      <w:r w:rsidRPr="00544EB5">
        <w:rPr>
          <w:rFonts w:ascii="Times New Roman" w:hAnsi="Times New Roman" w:cs="Times New Roman"/>
          <w:i/>
          <w:shd w:val="clear" w:color="auto" w:fill="FFFFFF"/>
        </w:rPr>
        <w:t xml:space="preserve"> Psychiatry.</w:t>
      </w:r>
      <w:r>
        <w:rPr>
          <w:rFonts w:ascii="Times New Roman" w:hAnsi="Times New Roman" w:cs="Times New Roman"/>
          <w:shd w:val="clear" w:color="auto" w:fill="FFFFFF"/>
        </w:rPr>
        <w:t xml:space="preserve"> </w:t>
      </w:r>
      <w:r w:rsidRPr="00544EB5">
        <w:rPr>
          <w:rFonts w:ascii="Times New Roman" w:hAnsi="Times New Roman" w:cs="Times New Roman"/>
          <w:shd w:val="clear" w:color="auto" w:fill="FFFFFF"/>
        </w:rPr>
        <w:t>18(Suppl 1):</w:t>
      </w:r>
      <w:r>
        <w:rPr>
          <w:rFonts w:ascii="Times New Roman" w:hAnsi="Times New Roman" w:cs="Times New Roman"/>
          <w:shd w:val="clear" w:color="auto" w:fill="FFFFFF"/>
        </w:rPr>
        <w:t xml:space="preserve"> </w:t>
      </w:r>
      <w:r w:rsidRPr="00544EB5">
        <w:rPr>
          <w:rFonts w:ascii="Times New Roman" w:hAnsi="Times New Roman" w:cs="Times New Roman"/>
          <w:shd w:val="clear" w:color="auto" w:fill="FFFFFF"/>
        </w:rPr>
        <w:t>S33–40.</w:t>
      </w:r>
    </w:p>
    <w:p w14:paraId="509B9E52"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sidRPr="003540E8">
        <w:rPr>
          <w:rFonts w:ascii="Times New Roman" w:hAnsi="Times New Roman" w:cs="Times New Roman"/>
          <w:shd w:val="clear" w:color="auto" w:fill="FFFFFF"/>
        </w:rPr>
        <w:t>Danysz</w:t>
      </w:r>
      <w:proofErr w:type="spellEnd"/>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W</w:t>
      </w:r>
      <w:r>
        <w:rPr>
          <w:rFonts w:ascii="Times New Roman" w:hAnsi="Times New Roman" w:cs="Times New Roman"/>
          <w:shd w:val="clear" w:color="auto" w:fill="FFFFFF"/>
        </w:rPr>
        <w:t>.</w:t>
      </w:r>
      <w:r w:rsidRPr="003540E8">
        <w:rPr>
          <w:rFonts w:ascii="Times New Roman" w:hAnsi="Times New Roman" w:cs="Times New Roman"/>
          <w:shd w:val="clear" w:color="auto" w:fill="FFFFFF"/>
        </w:rPr>
        <w:t>, Parsons</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C</w:t>
      </w:r>
      <w:r>
        <w:rPr>
          <w:rFonts w:ascii="Times New Roman" w:hAnsi="Times New Roman" w:cs="Times New Roman"/>
          <w:shd w:val="clear" w:color="auto" w:fill="FFFFFF"/>
        </w:rPr>
        <w:t>.</w:t>
      </w:r>
      <w:r w:rsidRPr="003540E8">
        <w:rPr>
          <w:rFonts w:ascii="Times New Roman" w:hAnsi="Times New Roman" w:cs="Times New Roman"/>
          <w:shd w:val="clear" w:color="auto" w:fill="FFFFFF"/>
        </w:rPr>
        <w:t>G</w:t>
      </w:r>
      <w:r>
        <w:rPr>
          <w:rFonts w:ascii="Times New Roman" w:hAnsi="Times New Roman" w:cs="Times New Roman"/>
          <w:shd w:val="clear" w:color="auto" w:fill="FFFFFF"/>
        </w:rPr>
        <w:t>.</w:t>
      </w:r>
      <w:r w:rsidRPr="003540E8">
        <w:rPr>
          <w:rFonts w:ascii="Times New Roman" w:hAnsi="Times New Roman" w:cs="Times New Roman"/>
          <w:shd w:val="clear" w:color="auto" w:fill="FFFFFF"/>
        </w:rPr>
        <w:t>, Mobius</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H</w:t>
      </w:r>
      <w:r>
        <w:rPr>
          <w:rFonts w:ascii="Times New Roman" w:hAnsi="Times New Roman" w:cs="Times New Roman"/>
          <w:shd w:val="clear" w:color="auto" w:fill="FFFFFF"/>
        </w:rPr>
        <w:t>.</w:t>
      </w:r>
      <w:r w:rsidRPr="003540E8">
        <w:rPr>
          <w:rFonts w:ascii="Times New Roman" w:hAnsi="Times New Roman" w:cs="Times New Roman"/>
          <w:shd w:val="clear" w:color="auto" w:fill="FFFFFF"/>
        </w:rPr>
        <w:t>J</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w:t>
      </w:r>
      <w:proofErr w:type="spellStart"/>
      <w:r w:rsidRPr="003540E8">
        <w:rPr>
          <w:rFonts w:ascii="Times New Roman" w:hAnsi="Times New Roman" w:cs="Times New Roman"/>
          <w:shd w:val="clear" w:color="auto" w:fill="FFFFFF"/>
        </w:rPr>
        <w:t>Stoffler</w:t>
      </w:r>
      <w:proofErr w:type="spellEnd"/>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A</w:t>
      </w:r>
      <w:r>
        <w:rPr>
          <w:rFonts w:ascii="Times New Roman" w:hAnsi="Times New Roman" w:cs="Times New Roman"/>
          <w:shd w:val="clear" w:color="auto" w:fill="FFFFFF"/>
        </w:rPr>
        <w:t>.</w:t>
      </w:r>
      <w:r w:rsidRPr="003540E8">
        <w:rPr>
          <w:rFonts w:ascii="Times New Roman" w:hAnsi="Times New Roman" w:cs="Times New Roman"/>
          <w:shd w:val="clear" w:color="auto" w:fill="FFFFFF"/>
        </w:rPr>
        <w:t>, Quack</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G. </w:t>
      </w:r>
      <w:r>
        <w:rPr>
          <w:rFonts w:ascii="Times New Roman" w:hAnsi="Times New Roman" w:cs="Times New Roman"/>
          <w:shd w:val="clear" w:color="auto" w:fill="FFFFFF"/>
        </w:rPr>
        <w:t xml:space="preserve">(2000). </w:t>
      </w:r>
      <w:r w:rsidRPr="003540E8">
        <w:rPr>
          <w:rFonts w:ascii="Times New Roman" w:hAnsi="Times New Roman" w:cs="Times New Roman"/>
          <w:shd w:val="clear" w:color="auto" w:fill="FFFFFF"/>
        </w:rPr>
        <w:t xml:space="preserve">Neuroprotective and </w:t>
      </w:r>
      <w:proofErr w:type="spellStart"/>
      <w:r w:rsidRPr="003540E8">
        <w:rPr>
          <w:rFonts w:ascii="Times New Roman" w:hAnsi="Times New Roman" w:cs="Times New Roman"/>
          <w:shd w:val="clear" w:color="auto" w:fill="FFFFFF"/>
        </w:rPr>
        <w:t>symptomatological</w:t>
      </w:r>
      <w:proofErr w:type="spellEnd"/>
      <w:r w:rsidRPr="003540E8">
        <w:rPr>
          <w:rFonts w:ascii="Times New Roman" w:hAnsi="Times New Roman" w:cs="Times New Roman"/>
          <w:shd w:val="clear" w:color="auto" w:fill="FFFFFF"/>
        </w:rPr>
        <w:t xml:space="preserve"> action of memantine relevant for Alzheimer’s disease--a unified glutamatergic hypothesis on the mechani</w:t>
      </w:r>
      <w:r>
        <w:rPr>
          <w:rFonts w:ascii="Times New Roman" w:hAnsi="Times New Roman" w:cs="Times New Roman"/>
          <w:shd w:val="clear" w:color="auto" w:fill="FFFFFF"/>
        </w:rPr>
        <w:t xml:space="preserve">sm of action. </w:t>
      </w:r>
      <w:proofErr w:type="spellStart"/>
      <w:r w:rsidRPr="00342AE2">
        <w:rPr>
          <w:rFonts w:ascii="Times New Roman" w:hAnsi="Times New Roman" w:cs="Times New Roman"/>
          <w:i/>
          <w:shd w:val="clear" w:color="auto" w:fill="FFFFFF"/>
        </w:rPr>
        <w:t>Neurotox</w:t>
      </w:r>
      <w:proofErr w:type="spellEnd"/>
      <w:r w:rsidRPr="00342AE2">
        <w:rPr>
          <w:rFonts w:ascii="Times New Roman" w:hAnsi="Times New Roman" w:cs="Times New Roman"/>
          <w:i/>
          <w:shd w:val="clear" w:color="auto" w:fill="FFFFFF"/>
        </w:rPr>
        <w:t xml:space="preserve"> Res</w:t>
      </w:r>
      <w:r>
        <w:rPr>
          <w:rFonts w:ascii="Times New Roman" w:hAnsi="Times New Roman" w:cs="Times New Roman"/>
          <w:shd w:val="clear" w:color="auto" w:fill="FFFFFF"/>
        </w:rPr>
        <w:t xml:space="preserve">. </w:t>
      </w:r>
      <w:r w:rsidRPr="003540E8">
        <w:rPr>
          <w:rFonts w:ascii="Times New Roman" w:hAnsi="Times New Roman" w:cs="Times New Roman"/>
          <w:shd w:val="clear" w:color="auto" w:fill="FFFFFF"/>
        </w:rPr>
        <w:t>2(2–3):85–97</w:t>
      </w:r>
    </w:p>
    <w:p w14:paraId="7D158547"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342AE2">
        <w:rPr>
          <w:rFonts w:ascii="Times New Roman" w:hAnsi="Times New Roman" w:cs="Times New Roman"/>
          <w:shd w:val="clear" w:color="auto" w:fill="FFFFFF"/>
        </w:rPr>
        <w:t>Koh</w:t>
      </w:r>
      <w:r>
        <w:rPr>
          <w:rFonts w:ascii="Times New Roman" w:hAnsi="Times New Roman" w:cs="Times New Roman"/>
          <w:shd w:val="clear" w:color="auto" w:fill="FFFFFF"/>
        </w:rPr>
        <w:t>,</w:t>
      </w:r>
      <w:r w:rsidRPr="00342AE2">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342AE2">
        <w:rPr>
          <w:rFonts w:ascii="Times New Roman" w:hAnsi="Times New Roman" w:cs="Times New Roman"/>
          <w:shd w:val="clear" w:color="auto" w:fill="FFFFFF"/>
        </w:rPr>
        <w:t>Y</w:t>
      </w:r>
      <w:r>
        <w:rPr>
          <w:rFonts w:ascii="Times New Roman" w:hAnsi="Times New Roman" w:cs="Times New Roman"/>
          <w:shd w:val="clear" w:color="auto" w:fill="FFFFFF"/>
        </w:rPr>
        <w:t>.</w:t>
      </w:r>
      <w:r w:rsidRPr="00342AE2">
        <w:rPr>
          <w:rFonts w:ascii="Times New Roman" w:hAnsi="Times New Roman" w:cs="Times New Roman"/>
          <w:shd w:val="clear" w:color="auto" w:fill="FFFFFF"/>
        </w:rPr>
        <w:t>, Choi</w:t>
      </w:r>
      <w:r>
        <w:rPr>
          <w:rFonts w:ascii="Times New Roman" w:hAnsi="Times New Roman" w:cs="Times New Roman"/>
          <w:shd w:val="clear" w:color="auto" w:fill="FFFFFF"/>
        </w:rPr>
        <w:t>,</w:t>
      </w:r>
      <w:r w:rsidRPr="00342AE2">
        <w:rPr>
          <w:rFonts w:ascii="Times New Roman" w:hAnsi="Times New Roman" w:cs="Times New Roman"/>
          <w:shd w:val="clear" w:color="auto" w:fill="FFFFFF"/>
        </w:rPr>
        <w:t xml:space="preserve"> D</w:t>
      </w:r>
      <w:r>
        <w:rPr>
          <w:rFonts w:ascii="Times New Roman" w:hAnsi="Times New Roman" w:cs="Times New Roman"/>
          <w:shd w:val="clear" w:color="auto" w:fill="FFFFFF"/>
        </w:rPr>
        <w:t>.</w:t>
      </w:r>
      <w:r w:rsidRPr="00342AE2">
        <w:rPr>
          <w:rFonts w:ascii="Times New Roman" w:hAnsi="Times New Roman" w:cs="Times New Roman"/>
          <w:shd w:val="clear" w:color="auto" w:fill="FFFFFF"/>
        </w:rPr>
        <w:t>W.</w:t>
      </w:r>
      <w:r>
        <w:rPr>
          <w:rFonts w:ascii="Times New Roman" w:hAnsi="Times New Roman" w:cs="Times New Roman"/>
          <w:shd w:val="clear" w:color="auto" w:fill="FFFFFF"/>
        </w:rPr>
        <w:t xml:space="preserve"> (1991). </w:t>
      </w:r>
      <w:r w:rsidRPr="00342AE2">
        <w:rPr>
          <w:rFonts w:ascii="Times New Roman" w:hAnsi="Times New Roman" w:cs="Times New Roman"/>
          <w:shd w:val="clear" w:color="auto" w:fill="FFFFFF"/>
        </w:rPr>
        <w:t xml:space="preserve">Selective blockade of non-NMDA receptors does not block rapidly triggered glutamate-induced </w:t>
      </w:r>
      <w:r>
        <w:rPr>
          <w:rFonts w:ascii="Times New Roman" w:hAnsi="Times New Roman" w:cs="Times New Roman"/>
          <w:shd w:val="clear" w:color="auto" w:fill="FFFFFF"/>
        </w:rPr>
        <w:t xml:space="preserve">neuronal death. </w:t>
      </w:r>
      <w:r w:rsidRPr="00342AE2">
        <w:rPr>
          <w:rFonts w:ascii="Times New Roman" w:hAnsi="Times New Roman" w:cs="Times New Roman"/>
          <w:i/>
          <w:shd w:val="clear" w:color="auto" w:fill="FFFFFF"/>
        </w:rPr>
        <w:t>Brain Res.</w:t>
      </w:r>
      <w:r>
        <w:rPr>
          <w:rFonts w:ascii="Times New Roman" w:hAnsi="Times New Roman" w:cs="Times New Roman"/>
          <w:shd w:val="clear" w:color="auto" w:fill="FFFFFF"/>
        </w:rPr>
        <w:t xml:space="preserve"> </w:t>
      </w:r>
      <w:r w:rsidRPr="00342AE2">
        <w:rPr>
          <w:rFonts w:ascii="Times New Roman" w:hAnsi="Times New Roman" w:cs="Times New Roman"/>
          <w:shd w:val="clear" w:color="auto" w:fill="FFFFFF"/>
        </w:rPr>
        <w:t>548(1–2):318–321.</w:t>
      </w:r>
    </w:p>
    <w:p w14:paraId="3DA6FEA9" w14:textId="77777777" w:rsidR="00040224" w:rsidRPr="0014772A"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B</w:t>
      </w:r>
      <w:r w:rsidRPr="0014772A">
        <w:rPr>
          <w:rFonts w:ascii="Times New Roman" w:hAnsi="Times New Roman" w:cs="Times New Roman"/>
          <w:shd w:val="clear" w:color="auto" w:fill="FFFFFF"/>
        </w:rPr>
        <w:t xml:space="preserve">ar-Shira, O., </w:t>
      </w:r>
      <w:proofErr w:type="spellStart"/>
      <w:r w:rsidRPr="0014772A">
        <w:rPr>
          <w:rFonts w:ascii="Times New Roman" w:hAnsi="Times New Roman" w:cs="Times New Roman"/>
          <w:shd w:val="clear" w:color="auto" w:fill="FFFFFF"/>
        </w:rPr>
        <w:t>Maor</w:t>
      </w:r>
      <w:proofErr w:type="spellEnd"/>
      <w:r w:rsidRPr="0014772A">
        <w:rPr>
          <w:rFonts w:ascii="Times New Roman" w:hAnsi="Times New Roman" w:cs="Times New Roman"/>
          <w:shd w:val="clear" w:color="auto" w:fill="FFFFFF"/>
        </w:rPr>
        <w:t xml:space="preserve">, R., </w:t>
      </w:r>
      <w:proofErr w:type="spellStart"/>
      <w:r w:rsidRPr="0014772A">
        <w:rPr>
          <w:rFonts w:ascii="Times New Roman" w:hAnsi="Times New Roman" w:cs="Times New Roman"/>
          <w:shd w:val="clear" w:color="auto" w:fill="FFFFFF"/>
        </w:rPr>
        <w:t>Chechik</w:t>
      </w:r>
      <w:proofErr w:type="spellEnd"/>
      <w:r w:rsidRPr="0014772A">
        <w:rPr>
          <w:rFonts w:ascii="Times New Roman" w:hAnsi="Times New Roman" w:cs="Times New Roman"/>
          <w:shd w:val="clear" w:color="auto" w:fill="FFFFFF"/>
        </w:rPr>
        <w:t>, G.</w:t>
      </w:r>
      <w:r>
        <w:rPr>
          <w:rFonts w:ascii="Times New Roman" w:hAnsi="Times New Roman" w:cs="Times New Roman"/>
          <w:shd w:val="clear" w:color="auto" w:fill="FFFFFF"/>
        </w:rPr>
        <w:t xml:space="preserve"> (2015).</w:t>
      </w:r>
      <w:r w:rsidRPr="0014772A">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Gene expression switching of receptor subunits in human brain development. </w:t>
      </w:r>
      <w:r w:rsidRPr="0014772A">
        <w:rPr>
          <w:rFonts w:ascii="Times New Roman" w:hAnsi="Times New Roman" w:cs="Times New Roman"/>
          <w:i/>
          <w:shd w:val="clear" w:color="auto" w:fill="FFFFFF"/>
        </w:rPr>
        <w:t xml:space="preserve">PLOS Computational Biology. </w:t>
      </w:r>
      <w:r w:rsidRPr="0014772A">
        <w:rPr>
          <w:rFonts w:ascii="Times New Roman" w:hAnsi="Times New Roman" w:cs="Times New Roman"/>
          <w:shd w:val="clear" w:color="auto" w:fill="FFFFFF"/>
        </w:rPr>
        <w:t>11(12): e1004559. https://doi.org/10.1371/journal.pcbi.1004559</w:t>
      </w:r>
    </w:p>
    <w:p w14:paraId="4A847BA0" w14:textId="77777777" w:rsidR="00040224" w:rsidRPr="0059313F" w:rsidRDefault="00040224" w:rsidP="00040224">
      <w:pPr>
        <w:pStyle w:val="ListParagraph"/>
        <w:numPr>
          <w:ilvl w:val="0"/>
          <w:numId w:val="3"/>
        </w:numPr>
        <w:ind w:left="720"/>
        <w:rPr>
          <w:rStyle w:val="Hyperlink"/>
          <w:rFonts w:ascii="Times New Roman" w:hAnsi="Times New Roman" w:cs="Times New Roman"/>
          <w:color w:val="auto"/>
          <w:shd w:val="clear" w:color="auto" w:fill="FFFFFF"/>
        </w:rPr>
      </w:pPr>
      <w:proofErr w:type="spellStart"/>
      <w:r w:rsidRPr="00D61063">
        <w:rPr>
          <w:rFonts w:ascii="Times New Roman" w:hAnsi="Times New Roman" w:cs="Times New Roman"/>
          <w:shd w:val="clear" w:color="auto" w:fill="FFFFFF"/>
        </w:rPr>
        <w:t>Traynelis</w:t>
      </w:r>
      <w:proofErr w:type="spellEnd"/>
      <w:r w:rsidRPr="00D61063">
        <w:rPr>
          <w:rFonts w:ascii="Times New Roman" w:hAnsi="Times New Roman" w:cs="Times New Roman"/>
          <w:shd w:val="clear" w:color="auto" w:fill="FFFFFF"/>
        </w:rPr>
        <w:t xml:space="preserve">, S. F., </w:t>
      </w:r>
      <w:proofErr w:type="spellStart"/>
      <w:r w:rsidRPr="00D61063">
        <w:rPr>
          <w:rFonts w:ascii="Times New Roman" w:hAnsi="Times New Roman" w:cs="Times New Roman"/>
          <w:shd w:val="clear" w:color="auto" w:fill="FFFFFF"/>
        </w:rPr>
        <w:t>Wollmuth</w:t>
      </w:r>
      <w:proofErr w:type="spellEnd"/>
      <w:r w:rsidRPr="00D61063">
        <w:rPr>
          <w:rFonts w:ascii="Times New Roman" w:hAnsi="Times New Roman" w:cs="Times New Roman"/>
          <w:shd w:val="clear" w:color="auto" w:fill="FFFFFF"/>
        </w:rPr>
        <w:t xml:space="preserve">, L. P., McBain, C. J., </w:t>
      </w:r>
      <w:proofErr w:type="spellStart"/>
      <w:r w:rsidRPr="00D61063">
        <w:rPr>
          <w:rFonts w:ascii="Times New Roman" w:hAnsi="Times New Roman" w:cs="Times New Roman"/>
          <w:shd w:val="clear" w:color="auto" w:fill="FFFFFF"/>
        </w:rPr>
        <w:t>Menniti</w:t>
      </w:r>
      <w:proofErr w:type="spellEnd"/>
      <w:r w:rsidRPr="00D61063">
        <w:rPr>
          <w:rFonts w:ascii="Times New Roman" w:hAnsi="Times New Roman" w:cs="Times New Roman"/>
          <w:shd w:val="clear" w:color="auto" w:fill="FFFFFF"/>
        </w:rPr>
        <w:t xml:space="preserve">, F. S., Vance, K. M., Ogden, K. K., … Dingledine, R. (2010). Glutamate Receptor Ion Channels: Structure, Regulation, and Function. </w:t>
      </w:r>
      <w:r w:rsidRPr="00D61063">
        <w:rPr>
          <w:rFonts w:ascii="Times New Roman" w:hAnsi="Times New Roman" w:cs="Times New Roman"/>
          <w:i/>
          <w:shd w:val="clear" w:color="auto" w:fill="FFFFFF"/>
        </w:rPr>
        <w:t>Pharmacological Reviews,</w:t>
      </w:r>
      <w:r w:rsidRPr="00D61063">
        <w:rPr>
          <w:rFonts w:ascii="Times New Roman" w:hAnsi="Times New Roman" w:cs="Times New Roman"/>
          <w:shd w:val="clear" w:color="auto" w:fill="FFFFFF"/>
        </w:rPr>
        <w:t xml:space="preserve"> 62(3), 405–496. </w:t>
      </w:r>
      <w:hyperlink r:id="rId27" w:history="1">
        <w:r w:rsidRPr="000C45F3">
          <w:rPr>
            <w:rStyle w:val="Hyperlink"/>
            <w:rFonts w:ascii="Times New Roman" w:hAnsi="Times New Roman" w:cs="Times New Roman"/>
            <w:shd w:val="clear" w:color="auto" w:fill="FFFFFF"/>
          </w:rPr>
          <w:t>http://doi.org/10.1124/pr.109.002451</w:t>
        </w:r>
      </w:hyperlink>
    </w:p>
    <w:p w14:paraId="578787FC" w14:textId="77777777" w:rsidR="00040224" w:rsidRPr="00DC2907" w:rsidRDefault="00040224" w:rsidP="00040224">
      <w:pPr>
        <w:pStyle w:val="ListParagraph"/>
        <w:numPr>
          <w:ilvl w:val="0"/>
          <w:numId w:val="3"/>
        </w:numPr>
        <w:ind w:left="720"/>
        <w:rPr>
          <w:rStyle w:val="Hyperlink"/>
          <w:rFonts w:ascii="Times New Roman" w:hAnsi="Times New Roman" w:cs="Times New Roman"/>
          <w:color w:val="auto"/>
          <w:shd w:val="clear" w:color="auto" w:fill="FFFFFF"/>
        </w:rPr>
      </w:pPr>
      <w:proofErr w:type="spellStart"/>
      <w:r>
        <w:rPr>
          <w:rStyle w:val="Hyperlink"/>
          <w:rFonts w:ascii="Times New Roman" w:hAnsi="Times New Roman" w:cs="Times New Roman"/>
          <w:color w:val="auto"/>
          <w:shd w:val="clear" w:color="auto" w:fill="FFFFFF"/>
        </w:rPr>
        <w:t>Nakagawaw</w:t>
      </w:r>
      <w:proofErr w:type="spellEnd"/>
      <w:r>
        <w:rPr>
          <w:rStyle w:val="Hyperlink"/>
          <w:rFonts w:ascii="Times New Roman" w:hAnsi="Times New Roman" w:cs="Times New Roman"/>
          <w:color w:val="auto"/>
          <w:shd w:val="clear" w:color="auto" w:fill="FFFFFF"/>
        </w:rPr>
        <w:t xml:space="preserve">, T., Cheng, Y., Ramm, E., Sheng M., Walz, T. (2005). Structure and different conformational states of native AMPA receptor complexes. </w:t>
      </w:r>
      <w:r w:rsidRPr="0059313F">
        <w:rPr>
          <w:rStyle w:val="Hyperlink"/>
          <w:rFonts w:ascii="Times New Roman" w:hAnsi="Times New Roman" w:cs="Times New Roman"/>
          <w:i/>
          <w:color w:val="auto"/>
          <w:shd w:val="clear" w:color="auto" w:fill="FFFFFF"/>
        </w:rPr>
        <w:t>Nature</w:t>
      </w:r>
      <w:r>
        <w:rPr>
          <w:rStyle w:val="Hyperlink"/>
          <w:rFonts w:ascii="Times New Roman" w:hAnsi="Times New Roman" w:cs="Times New Roman"/>
          <w:i/>
          <w:color w:val="auto"/>
          <w:shd w:val="clear" w:color="auto" w:fill="FFFFFF"/>
        </w:rPr>
        <w:t>.</w:t>
      </w:r>
      <w:r>
        <w:rPr>
          <w:rStyle w:val="Hyperlink"/>
          <w:rFonts w:ascii="Times New Roman" w:hAnsi="Times New Roman" w:cs="Times New Roman"/>
          <w:color w:val="auto"/>
          <w:shd w:val="clear" w:color="auto" w:fill="FFFFFF"/>
        </w:rPr>
        <w:t xml:space="preserve"> 433: 545-549. </w:t>
      </w:r>
    </w:p>
    <w:p w14:paraId="0578A6BE" w14:textId="77777777" w:rsidR="00040224" w:rsidRPr="0059313F" w:rsidRDefault="00040224" w:rsidP="00040224">
      <w:pPr>
        <w:pStyle w:val="ListParagraph"/>
        <w:numPr>
          <w:ilvl w:val="0"/>
          <w:numId w:val="3"/>
        </w:numPr>
        <w:ind w:left="720"/>
        <w:rPr>
          <w:rStyle w:val="Hyperlink"/>
          <w:rFonts w:ascii="Times New Roman" w:hAnsi="Times New Roman" w:cs="Times New Roman"/>
          <w:color w:val="auto"/>
          <w:shd w:val="clear" w:color="auto" w:fill="FFFFFF"/>
        </w:rPr>
      </w:pPr>
      <w:proofErr w:type="spellStart"/>
      <w:r>
        <w:rPr>
          <w:rStyle w:val="Hyperlink"/>
          <w:rFonts w:ascii="Times New Roman" w:hAnsi="Times New Roman" w:cs="Times New Roman"/>
          <w:shd w:val="clear" w:color="auto" w:fill="FFFFFF"/>
        </w:rPr>
        <w:lastRenderedPageBreak/>
        <w:t>Sobolevsky</w:t>
      </w:r>
      <w:proofErr w:type="spellEnd"/>
      <w:r>
        <w:rPr>
          <w:rStyle w:val="Hyperlink"/>
          <w:rFonts w:ascii="Times New Roman" w:hAnsi="Times New Roman" w:cs="Times New Roman"/>
          <w:shd w:val="clear" w:color="auto" w:fill="FFFFFF"/>
        </w:rPr>
        <w:t xml:space="preserve">, A. I., </w:t>
      </w:r>
      <w:proofErr w:type="spellStart"/>
      <w:r>
        <w:rPr>
          <w:rStyle w:val="Hyperlink"/>
          <w:rFonts w:ascii="Times New Roman" w:hAnsi="Times New Roman" w:cs="Times New Roman"/>
          <w:shd w:val="clear" w:color="auto" w:fill="FFFFFF"/>
        </w:rPr>
        <w:t>Rosconi</w:t>
      </w:r>
      <w:proofErr w:type="spellEnd"/>
      <w:r>
        <w:rPr>
          <w:rStyle w:val="Hyperlink"/>
          <w:rFonts w:ascii="Times New Roman" w:hAnsi="Times New Roman" w:cs="Times New Roman"/>
          <w:shd w:val="clear" w:color="auto" w:fill="FFFFFF"/>
        </w:rPr>
        <w:t xml:space="preserve">, M.P., G, E. (2009). X-ray structure, symmetry and mechanism of an AMPA-subtype glutamate receptor. </w:t>
      </w:r>
      <w:r w:rsidRPr="00DD6D0B">
        <w:rPr>
          <w:rStyle w:val="Hyperlink"/>
          <w:rFonts w:ascii="Times New Roman" w:hAnsi="Times New Roman" w:cs="Times New Roman"/>
          <w:i/>
          <w:shd w:val="clear" w:color="auto" w:fill="FFFFFF"/>
        </w:rPr>
        <w:t>Nature.</w:t>
      </w:r>
      <w:r>
        <w:rPr>
          <w:rStyle w:val="Hyperlink"/>
          <w:rFonts w:ascii="Times New Roman" w:hAnsi="Times New Roman" w:cs="Times New Roman"/>
          <w:shd w:val="clear" w:color="auto" w:fill="FFFFFF"/>
        </w:rPr>
        <w:t xml:space="preserve"> 462, 745-767. </w:t>
      </w:r>
      <w:r w:rsidRPr="00DD6D0B">
        <w:rPr>
          <w:rStyle w:val="Hyperlink"/>
          <w:rFonts w:ascii="Times New Roman" w:hAnsi="Times New Roman" w:cs="Times New Roman"/>
          <w:shd w:val="clear" w:color="auto" w:fill="FFFFFF"/>
        </w:rPr>
        <w:t>doi:10.1038/nature08624</w:t>
      </w:r>
    </w:p>
    <w:p w14:paraId="00A1727C"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Ulbrich</w:t>
      </w:r>
      <w:proofErr w:type="spellEnd"/>
      <w:r>
        <w:rPr>
          <w:rFonts w:ascii="Times New Roman" w:hAnsi="Times New Roman" w:cs="Times New Roman"/>
          <w:shd w:val="clear" w:color="auto" w:fill="FFFFFF"/>
        </w:rPr>
        <w:t xml:space="preserve">, M. H., </w:t>
      </w:r>
      <w:proofErr w:type="spellStart"/>
      <w:r>
        <w:rPr>
          <w:rFonts w:ascii="Times New Roman" w:hAnsi="Times New Roman" w:cs="Times New Roman"/>
          <w:shd w:val="clear" w:color="auto" w:fill="FFFFFF"/>
        </w:rPr>
        <w:t>Isacoff</w:t>
      </w:r>
      <w:proofErr w:type="spellEnd"/>
      <w:r>
        <w:rPr>
          <w:rFonts w:ascii="Times New Roman" w:hAnsi="Times New Roman" w:cs="Times New Roman"/>
          <w:shd w:val="clear" w:color="auto" w:fill="FFFFFF"/>
        </w:rPr>
        <w:t xml:space="preserve"> E. Y. (2008). Rules of engagement for NMDA receptor subunits. </w:t>
      </w:r>
      <w:r w:rsidRPr="001F3AED">
        <w:rPr>
          <w:rFonts w:ascii="Times New Roman" w:hAnsi="Times New Roman" w:cs="Times New Roman"/>
          <w:i/>
          <w:shd w:val="clear" w:color="auto" w:fill="FFFFFF"/>
        </w:rPr>
        <w:t xml:space="preserve">Proc Natl </w:t>
      </w:r>
      <w:proofErr w:type="spellStart"/>
      <w:r w:rsidRPr="001F3AED">
        <w:rPr>
          <w:rFonts w:ascii="Times New Roman" w:hAnsi="Times New Roman" w:cs="Times New Roman"/>
          <w:i/>
          <w:shd w:val="clear" w:color="auto" w:fill="FFFFFF"/>
        </w:rPr>
        <w:t>Acad</w:t>
      </w:r>
      <w:proofErr w:type="spellEnd"/>
      <w:r w:rsidRPr="001F3AED">
        <w:rPr>
          <w:rFonts w:ascii="Times New Roman" w:hAnsi="Times New Roman" w:cs="Times New Roman"/>
          <w:i/>
          <w:shd w:val="clear" w:color="auto" w:fill="FFFFFF"/>
        </w:rPr>
        <w:t xml:space="preserve"> Sci USA.</w:t>
      </w:r>
      <w:r>
        <w:rPr>
          <w:rFonts w:ascii="Times New Roman" w:hAnsi="Times New Roman" w:cs="Times New Roman"/>
          <w:shd w:val="clear" w:color="auto" w:fill="FFFFFF"/>
        </w:rPr>
        <w:t xml:space="preserve"> 105: 14163-14168. </w:t>
      </w:r>
    </w:p>
    <w:p w14:paraId="4CB1C002"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Furukawa, H., Singh, S. K., </w:t>
      </w:r>
      <w:proofErr w:type="spellStart"/>
      <w:r>
        <w:rPr>
          <w:rFonts w:ascii="Times New Roman" w:hAnsi="Times New Roman" w:cs="Times New Roman"/>
          <w:shd w:val="clear" w:color="auto" w:fill="FFFFFF"/>
        </w:rPr>
        <w:t>Mancusso</w:t>
      </w:r>
      <w:proofErr w:type="spellEnd"/>
      <w:r>
        <w:rPr>
          <w:rFonts w:ascii="Times New Roman" w:hAnsi="Times New Roman" w:cs="Times New Roman"/>
          <w:shd w:val="clear" w:color="auto" w:fill="FFFFFF"/>
        </w:rPr>
        <w:t xml:space="preserve">, R., </w:t>
      </w:r>
      <w:proofErr w:type="spellStart"/>
      <w:r>
        <w:rPr>
          <w:rFonts w:ascii="Times New Roman" w:hAnsi="Times New Roman" w:cs="Times New Roman"/>
          <w:shd w:val="clear" w:color="auto" w:fill="FFFFFF"/>
        </w:rPr>
        <w:t>Gouaux</w:t>
      </w:r>
      <w:proofErr w:type="spellEnd"/>
      <w:r>
        <w:rPr>
          <w:rFonts w:ascii="Times New Roman" w:hAnsi="Times New Roman" w:cs="Times New Roman"/>
          <w:shd w:val="clear" w:color="auto" w:fill="FFFFFF"/>
        </w:rPr>
        <w:t xml:space="preserve">, E. (2005). Subunit arrangement and function in NMDA receptors. </w:t>
      </w:r>
      <w:r w:rsidRPr="001D4A92">
        <w:rPr>
          <w:rFonts w:ascii="Times New Roman" w:hAnsi="Times New Roman" w:cs="Times New Roman"/>
          <w:i/>
          <w:shd w:val="clear" w:color="auto" w:fill="FFFFFF"/>
        </w:rPr>
        <w:t>Nature</w:t>
      </w:r>
      <w:r>
        <w:rPr>
          <w:rFonts w:ascii="Times New Roman" w:hAnsi="Times New Roman" w:cs="Times New Roman"/>
          <w:shd w:val="clear" w:color="auto" w:fill="FFFFFF"/>
        </w:rPr>
        <w:t xml:space="preserve"> 438. 185-192. </w:t>
      </w:r>
    </w:p>
    <w:p w14:paraId="5A1FF913"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Traynelis</w:t>
      </w:r>
      <w:proofErr w:type="spellEnd"/>
      <w:r>
        <w:rPr>
          <w:rFonts w:ascii="Times New Roman" w:hAnsi="Times New Roman" w:cs="Times New Roman"/>
          <w:shd w:val="clear" w:color="auto" w:fill="FFFFFF"/>
        </w:rPr>
        <w:t xml:space="preserve">, S.F., </w:t>
      </w:r>
      <w:proofErr w:type="spellStart"/>
      <w:r>
        <w:rPr>
          <w:rFonts w:ascii="Times New Roman" w:hAnsi="Times New Roman" w:cs="Times New Roman"/>
          <w:shd w:val="clear" w:color="auto" w:fill="FFFFFF"/>
        </w:rPr>
        <w:t>Wollmuth</w:t>
      </w:r>
      <w:proofErr w:type="spellEnd"/>
      <w:r>
        <w:rPr>
          <w:rFonts w:ascii="Times New Roman" w:hAnsi="Times New Roman" w:cs="Times New Roman"/>
          <w:shd w:val="clear" w:color="auto" w:fill="FFFFFF"/>
        </w:rPr>
        <w:t xml:space="preserve">, L.P., </w:t>
      </w:r>
      <w:proofErr w:type="spellStart"/>
      <w:r>
        <w:rPr>
          <w:rFonts w:ascii="Times New Roman" w:hAnsi="Times New Roman" w:cs="Times New Roman"/>
          <w:shd w:val="clear" w:color="auto" w:fill="FFFFFF"/>
        </w:rPr>
        <w:t>Mcbain</w:t>
      </w:r>
      <w:proofErr w:type="spellEnd"/>
      <w:r>
        <w:rPr>
          <w:rFonts w:ascii="Times New Roman" w:hAnsi="Times New Roman" w:cs="Times New Roman"/>
          <w:shd w:val="clear" w:color="auto" w:fill="FFFFFF"/>
        </w:rPr>
        <w:t xml:space="preserve">, C.J., </w:t>
      </w:r>
      <w:proofErr w:type="spellStart"/>
      <w:r>
        <w:rPr>
          <w:rFonts w:ascii="Times New Roman" w:hAnsi="Times New Roman" w:cs="Times New Roman"/>
          <w:shd w:val="clear" w:color="auto" w:fill="FFFFFF"/>
        </w:rPr>
        <w:t>Menniti</w:t>
      </w:r>
      <w:proofErr w:type="spellEnd"/>
      <w:r>
        <w:rPr>
          <w:rFonts w:ascii="Times New Roman" w:hAnsi="Times New Roman" w:cs="Times New Roman"/>
          <w:shd w:val="clear" w:color="auto" w:fill="FFFFFF"/>
        </w:rPr>
        <w:t xml:space="preserve">, F.S., Vance, K.M., Ogden, K.K., Hansen, K.B. (2010). Glutamate receptor ion channels: structure, regulation and function. </w:t>
      </w:r>
      <w:r w:rsidRPr="00453483">
        <w:rPr>
          <w:rFonts w:ascii="Times New Roman" w:hAnsi="Times New Roman" w:cs="Times New Roman"/>
          <w:i/>
          <w:shd w:val="clear" w:color="auto" w:fill="FFFFFF"/>
        </w:rPr>
        <w:t>Pharmacological Reviews.</w:t>
      </w:r>
      <w:r>
        <w:rPr>
          <w:rFonts w:ascii="Times New Roman" w:hAnsi="Times New Roman" w:cs="Times New Roman"/>
          <w:shd w:val="clear" w:color="auto" w:fill="FFFFFF"/>
        </w:rPr>
        <w:t xml:space="preserve"> 62 (3) 405-496. </w:t>
      </w:r>
    </w:p>
    <w:p w14:paraId="17A325DF"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Mansour, M., Nagarajan, N., </w:t>
      </w:r>
      <w:proofErr w:type="spellStart"/>
      <w:r>
        <w:rPr>
          <w:rFonts w:ascii="Times New Roman" w:hAnsi="Times New Roman" w:cs="Times New Roman"/>
          <w:shd w:val="clear" w:color="auto" w:fill="FFFFFF"/>
        </w:rPr>
        <w:t>Nehring</w:t>
      </w:r>
      <w:proofErr w:type="spellEnd"/>
      <w:r>
        <w:rPr>
          <w:rFonts w:ascii="Times New Roman" w:hAnsi="Times New Roman" w:cs="Times New Roman"/>
          <w:shd w:val="clear" w:color="auto" w:fill="FFFFFF"/>
        </w:rPr>
        <w:t xml:space="preserve">, R.B., Clements, J.D. </w:t>
      </w:r>
      <w:proofErr w:type="spellStart"/>
      <w:r>
        <w:rPr>
          <w:rFonts w:ascii="Times New Roman" w:hAnsi="Times New Roman" w:cs="Times New Roman"/>
          <w:shd w:val="clear" w:color="auto" w:fill="FFFFFF"/>
        </w:rPr>
        <w:t>Rosenmund</w:t>
      </w:r>
      <w:proofErr w:type="spellEnd"/>
      <w:r>
        <w:rPr>
          <w:rFonts w:ascii="Times New Roman" w:hAnsi="Times New Roman" w:cs="Times New Roman"/>
          <w:shd w:val="clear" w:color="auto" w:fill="FFFFFF"/>
        </w:rPr>
        <w:t xml:space="preserve">, C. (2001). Heteromeric AMPA receptors assemble with a preferred subunit stoichiometry and spatial arrangement. </w:t>
      </w:r>
      <w:r w:rsidRPr="007D548A">
        <w:rPr>
          <w:rFonts w:ascii="Times New Roman" w:hAnsi="Times New Roman" w:cs="Times New Roman"/>
          <w:i/>
          <w:shd w:val="clear" w:color="auto" w:fill="FFFFFF"/>
        </w:rPr>
        <w:t>Neuron.</w:t>
      </w:r>
      <w:r>
        <w:rPr>
          <w:rFonts w:ascii="Times New Roman" w:hAnsi="Times New Roman" w:cs="Times New Roman"/>
          <w:shd w:val="clear" w:color="auto" w:fill="FFFFFF"/>
        </w:rPr>
        <w:t xml:space="preserve"> 32(5): 841-53.</w:t>
      </w:r>
    </w:p>
    <w:p w14:paraId="68F098ED"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Penn, A.C., Williams, S.R., </w:t>
      </w:r>
      <w:proofErr w:type="spellStart"/>
      <w:r>
        <w:rPr>
          <w:rFonts w:ascii="Times New Roman" w:hAnsi="Times New Roman" w:cs="Times New Roman"/>
          <w:shd w:val="clear" w:color="auto" w:fill="FFFFFF"/>
        </w:rPr>
        <w:t>Greger</w:t>
      </w:r>
      <w:proofErr w:type="spellEnd"/>
      <w:r>
        <w:rPr>
          <w:rFonts w:ascii="Times New Roman" w:hAnsi="Times New Roman" w:cs="Times New Roman"/>
          <w:shd w:val="clear" w:color="auto" w:fill="FFFFFF"/>
        </w:rPr>
        <w:t xml:space="preserve">, I. H. (2008). Gating motion underlie AMPA receptor secretion from the endoplasmic reticulum. </w:t>
      </w:r>
      <w:r w:rsidRPr="00BF545C">
        <w:rPr>
          <w:rFonts w:ascii="Times New Roman" w:hAnsi="Times New Roman" w:cs="Times New Roman"/>
          <w:i/>
          <w:shd w:val="clear" w:color="auto" w:fill="FFFFFF"/>
        </w:rPr>
        <w:t>The EMBO Journal.</w:t>
      </w:r>
      <w:r>
        <w:rPr>
          <w:rFonts w:ascii="Times New Roman" w:hAnsi="Times New Roman" w:cs="Times New Roman"/>
          <w:shd w:val="clear" w:color="auto" w:fill="FFFFFF"/>
        </w:rPr>
        <w:t xml:space="preserve"> 27, 3056-3068. </w:t>
      </w:r>
    </w:p>
    <w:p w14:paraId="7127AFC9"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Qiu</w:t>
      </w:r>
      <w:proofErr w:type="spellEnd"/>
      <w:r>
        <w:rPr>
          <w:rFonts w:ascii="Times New Roman" w:hAnsi="Times New Roman" w:cs="Times New Roman"/>
          <w:shd w:val="clear" w:color="auto" w:fill="FFFFFF"/>
        </w:rPr>
        <w:t>, S., Hua, Y.L., Yang, F., Chen, Y.Z., Luo, J.H., (2005). Subunit assembly of N-</w:t>
      </w:r>
      <w:r>
        <w:rPr>
          <w:rFonts w:ascii="Times New Roman" w:hAnsi="Times New Roman" w:cs="Times New Roman"/>
          <w:shd w:val="clear" w:color="auto" w:fill="FFFFFF"/>
          <w:lang w:eastAsia="zh-CN"/>
        </w:rPr>
        <w:t xml:space="preserve">methyl-D-aspartate receptors analyzed by fluorescence resonance energy transfer. </w:t>
      </w:r>
      <w:r w:rsidRPr="00CA3BBF">
        <w:rPr>
          <w:rFonts w:ascii="Times New Roman" w:hAnsi="Times New Roman" w:cs="Times New Roman"/>
          <w:i/>
          <w:shd w:val="clear" w:color="auto" w:fill="FFFFFF"/>
          <w:lang w:eastAsia="zh-CN"/>
        </w:rPr>
        <w:t>J Biol Chem.</w:t>
      </w:r>
      <w:r>
        <w:rPr>
          <w:rFonts w:ascii="Times New Roman" w:hAnsi="Times New Roman" w:cs="Times New Roman"/>
          <w:shd w:val="clear" w:color="auto" w:fill="FFFFFF"/>
          <w:lang w:eastAsia="zh-CN"/>
        </w:rPr>
        <w:t xml:space="preserve"> 280: 24923-24930.</w:t>
      </w:r>
    </w:p>
    <w:p w14:paraId="1A8F9D3F"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Atlason</w:t>
      </w:r>
      <w:proofErr w:type="spellEnd"/>
      <w:r>
        <w:rPr>
          <w:rFonts w:ascii="Times New Roman" w:hAnsi="Times New Roman" w:cs="Times New Roman"/>
          <w:shd w:val="clear" w:color="auto" w:fill="FFFFFF"/>
        </w:rPr>
        <w:t xml:space="preserve">, P.T., Garside, L., </w:t>
      </w:r>
      <w:proofErr w:type="spellStart"/>
      <w:r>
        <w:rPr>
          <w:rFonts w:ascii="Times New Roman" w:hAnsi="Times New Roman" w:cs="Times New Roman"/>
          <w:shd w:val="clear" w:color="auto" w:fill="FFFFFF"/>
        </w:rPr>
        <w:t>Meddows</w:t>
      </w:r>
      <w:proofErr w:type="spellEnd"/>
      <w:r>
        <w:rPr>
          <w:rFonts w:ascii="Times New Roman" w:hAnsi="Times New Roman" w:cs="Times New Roman"/>
          <w:shd w:val="clear" w:color="auto" w:fill="FFFFFF"/>
        </w:rPr>
        <w:t xml:space="preserve">, E., Whiting, P., </w:t>
      </w:r>
      <w:proofErr w:type="spellStart"/>
      <w:r>
        <w:rPr>
          <w:rFonts w:ascii="Times New Roman" w:hAnsi="Times New Roman" w:cs="Times New Roman"/>
          <w:shd w:val="clear" w:color="auto" w:fill="FFFFFF"/>
        </w:rPr>
        <w:t>Mcllhinney</w:t>
      </w:r>
      <w:proofErr w:type="spellEnd"/>
      <w:r>
        <w:rPr>
          <w:rFonts w:ascii="Times New Roman" w:hAnsi="Times New Roman" w:cs="Times New Roman"/>
          <w:shd w:val="clear" w:color="auto" w:fill="FFFFFF"/>
        </w:rPr>
        <w:t>, R.A. (2007). N-</w:t>
      </w:r>
      <w:r>
        <w:rPr>
          <w:rFonts w:ascii="Times New Roman" w:hAnsi="Times New Roman" w:cs="Times New Roman"/>
          <w:shd w:val="clear" w:color="auto" w:fill="FFFFFF"/>
          <w:lang w:eastAsia="zh-CN"/>
        </w:rPr>
        <w:t xml:space="preserve">methyl-D-aspartate (NMDA) receptor subunit NR1 forms the substrate for oligomeric assembly of NMDA receptor. </w:t>
      </w:r>
      <w:r w:rsidRPr="00CA3BBF">
        <w:rPr>
          <w:rFonts w:ascii="Times New Roman" w:hAnsi="Times New Roman" w:cs="Times New Roman"/>
          <w:i/>
          <w:shd w:val="clear" w:color="auto" w:fill="FFFFFF"/>
          <w:lang w:eastAsia="zh-CN"/>
        </w:rPr>
        <w:t>J Biol Chem</w:t>
      </w:r>
      <w:r>
        <w:rPr>
          <w:rFonts w:ascii="Times New Roman" w:hAnsi="Times New Roman" w:cs="Times New Roman"/>
          <w:i/>
          <w:shd w:val="clear" w:color="auto" w:fill="FFFFFF"/>
          <w:lang w:eastAsia="zh-CN"/>
        </w:rPr>
        <w:t xml:space="preserve"> </w:t>
      </w:r>
      <w:r w:rsidRPr="00AF1BCB">
        <w:rPr>
          <w:rFonts w:ascii="Times New Roman" w:hAnsi="Times New Roman" w:cs="Times New Roman"/>
          <w:shd w:val="clear" w:color="auto" w:fill="FFFFFF"/>
          <w:lang w:eastAsia="zh-CN"/>
        </w:rPr>
        <w:t>283</w:t>
      </w:r>
      <w:r>
        <w:rPr>
          <w:rFonts w:ascii="Times New Roman" w:hAnsi="Times New Roman" w:cs="Times New Roman"/>
          <w:shd w:val="clear" w:color="auto" w:fill="FFFFFF"/>
          <w:lang w:eastAsia="zh-CN"/>
        </w:rPr>
        <w:t>: 25299-25307.</w:t>
      </w:r>
    </w:p>
    <w:p w14:paraId="12902AAB"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Schuler, T., Mesic I., </w:t>
      </w:r>
      <w:proofErr w:type="spellStart"/>
      <w:r>
        <w:rPr>
          <w:rFonts w:ascii="Times New Roman" w:hAnsi="Times New Roman" w:cs="Times New Roman"/>
          <w:shd w:val="clear" w:color="auto" w:fill="FFFFFF"/>
        </w:rPr>
        <w:t>Madry</w:t>
      </w:r>
      <w:proofErr w:type="spellEnd"/>
      <w:r>
        <w:rPr>
          <w:rFonts w:ascii="Times New Roman" w:hAnsi="Times New Roman" w:cs="Times New Roman"/>
          <w:shd w:val="clear" w:color="auto" w:fill="FFFFFF"/>
        </w:rPr>
        <w:t xml:space="preserve">, C., </w:t>
      </w:r>
      <w:proofErr w:type="spellStart"/>
      <w:r>
        <w:rPr>
          <w:rFonts w:ascii="Times New Roman" w:hAnsi="Times New Roman" w:cs="Times New Roman"/>
          <w:shd w:val="clear" w:color="auto" w:fill="FFFFFF"/>
        </w:rPr>
        <w:t>Bartholomaus</w:t>
      </w:r>
      <w:proofErr w:type="spellEnd"/>
      <w:r>
        <w:rPr>
          <w:rFonts w:ascii="Times New Roman" w:hAnsi="Times New Roman" w:cs="Times New Roman"/>
          <w:shd w:val="clear" w:color="auto" w:fill="FFFFFF"/>
        </w:rPr>
        <w:t xml:space="preserve">, I., </w:t>
      </w:r>
      <w:proofErr w:type="spellStart"/>
      <w:r>
        <w:rPr>
          <w:rFonts w:ascii="Times New Roman" w:hAnsi="Times New Roman" w:cs="Times New Roman"/>
          <w:shd w:val="clear" w:color="auto" w:fill="FFFFFF"/>
        </w:rPr>
        <w:t>Laube</w:t>
      </w:r>
      <w:proofErr w:type="spellEnd"/>
      <w:r>
        <w:rPr>
          <w:rFonts w:ascii="Times New Roman" w:hAnsi="Times New Roman" w:cs="Times New Roman"/>
          <w:shd w:val="clear" w:color="auto" w:fill="FFFFFF"/>
        </w:rPr>
        <w:t>, B., (2008). Formation of NR1/NR2 and NR1/NR3 heterodimers constitutes the initial step in N-</w:t>
      </w:r>
      <w:r>
        <w:rPr>
          <w:rFonts w:ascii="Times New Roman" w:hAnsi="Times New Roman" w:cs="Times New Roman"/>
          <w:shd w:val="clear" w:color="auto" w:fill="FFFFFF"/>
          <w:lang w:eastAsia="zh-CN"/>
        </w:rPr>
        <w:t xml:space="preserve">methyl-D-aspartate receptor assembly. </w:t>
      </w:r>
      <w:r w:rsidRPr="00CA3BBF">
        <w:rPr>
          <w:rFonts w:ascii="Times New Roman" w:hAnsi="Times New Roman" w:cs="Times New Roman"/>
          <w:i/>
          <w:shd w:val="clear" w:color="auto" w:fill="FFFFFF"/>
          <w:lang w:eastAsia="zh-CN"/>
        </w:rPr>
        <w:t>J Biol Chem</w:t>
      </w:r>
      <w:r>
        <w:rPr>
          <w:rFonts w:ascii="Times New Roman" w:hAnsi="Times New Roman" w:cs="Times New Roman"/>
          <w:i/>
          <w:shd w:val="clear" w:color="auto" w:fill="FFFFFF"/>
          <w:lang w:eastAsia="zh-CN"/>
        </w:rPr>
        <w:t xml:space="preserve">. </w:t>
      </w:r>
      <w:r>
        <w:rPr>
          <w:rFonts w:ascii="Times New Roman" w:hAnsi="Times New Roman" w:cs="Times New Roman"/>
          <w:shd w:val="clear" w:color="auto" w:fill="FFFFFF"/>
          <w:lang w:eastAsia="zh-CN"/>
        </w:rPr>
        <w:t>283:37-46.</w:t>
      </w:r>
    </w:p>
    <w:p w14:paraId="3FC19F1D"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Meddows</w:t>
      </w:r>
      <w:proofErr w:type="spellEnd"/>
      <w:r>
        <w:rPr>
          <w:rFonts w:ascii="Times New Roman" w:hAnsi="Times New Roman" w:cs="Times New Roman"/>
          <w:shd w:val="clear" w:color="auto" w:fill="FFFFFF"/>
        </w:rPr>
        <w:t xml:space="preserve">, E., Le </w:t>
      </w:r>
      <w:proofErr w:type="spellStart"/>
      <w:r>
        <w:rPr>
          <w:rFonts w:ascii="Times New Roman" w:hAnsi="Times New Roman" w:cs="Times New Roman"/>
          <w:shd w:val="clear" w:color="auto" w:fill="FFFFFF"/>
        </w:rPr>
        <w:t>Bourdelles</w:t>
      </w:r>
      <w:proofErr w:type="spellEnd"/>
      <w:r>
        <w:rPr>
          <w:rFonts w:ascii="Times New Roman" w:hAnsi="Times New Roman" w:cs="Times New Roman"/>
          <w:shd w:val="clear" w:color="auto" w:fill="FFFFFF"/>
        </w:rPr>
        <w:t xml:space="preserve">, B., </w:t>
      </w:r>
      <w:proofErr w:type="spellStart"/>
      <w:r>
        <w:rPr>
          <w:rFonts w:ascii="Times New Roman" w:hAnsi="Times New Roman" w:cs="Times New Roman"/>
          <w:shd w:val="clear" w:color="auto" w:fill="FFFFFF"/>
        </w:rPr>
        <w:t>Grimwood</w:t>
      </w:r>
      <w:proofErr w:type="spellEnd"/>
      <w:r>
        <w:rPr>
          <w:rFonts w:ascii="Times New Roman" w:hAnsi="Times New Roman" w:cs="Times New Roman"/>
          <w:shd w:val="clear" w:color="auto" w:fill="FFFFFF"/>
        </w:rPr>
        <w:t xml:space="preserve">, S., </w:t>
      </w:r>
      <w:proofErr w:type="spellStart"/>
      <w:r>
        <w:rPr>
          <w:rFonts w:ascii="Times New Roman" w:hAnsi="Times New Roman" w:cs="Times New Roman"/>
          <w:shd w:val="clear" w:color="auto" w:fill="FFFFFF"/>
        </w:rPr>
        <w:t>Wafford</w:t>
      </w:r>
      <w:proofErr w:type="spellEnd"/>
      <w:r>
        <w:rPr>
          <w:rFonts w:ascii="Times New Roman" w:hAnsi="Times New Roman" w:cs="Times New Roman"/>
          <w:shd w:val="clear" w:color="auto" w:fill="FFFFFF"/>
        </w:rPr>
        <w:t xml:space="preserve">, K., Sandhu, S., Whiting, P., </w:t>
      </w:r>
      <w:proofErr w:type="spellStart"/>
      <w:r>
        <w:rPr>
          <w:rFonts w:ascii="Times New Roman" w:hAnsi="Times New Roman" w:cs="Times New Roman"/>
          <w:shd w:val="clear" w:color="auto" w:fill="FFFFFF"/>
        </w:rPr>
        <w:t>Mcllhinney</w:t>
      </w:r>
      <w:proofErr w:type="spellEnd"/>
      <w:r>
        <w:rPr>
          <w:rFonts w:ascii="Times New Roman" w:hAnsi="Times New Roman" w:cs="Times New Roman"/>
          <w:shd w:val="clear" w:color="auto" w:fill="FFFFFF"/>
        </w:rPr>
        <w:t>, R.A. (2001). Identification of molecular determinants that are important in the assembly of N-</w:t>
      </w:r>
      <w:r>
        <w:rPr>
          <w:rFonts w:ascii="Times New Roman" w:hAnsi="Times New Roman" w:cs="Times New Roman"/>
          <w:shd w:val="clear" w:color="auto" w:fill="FFFFFF"/>
          <w:lang w:eastAsia="zh-CN"/>
        </w:rPr>
        <w:t xml:space="preserve">methyl-D-aspartate receptors. </w:t>
      </w:r>
      <w:r w:rsidRPr="00CA3BBF">
        <w:rPr>
          <w:rFonts w:ascii="Times New Roman" w:hAnsi="Times New Roman" w:cs="Times New Roman"/>
          <w:i/>
          <w:shd w:val="clear" w:color="auto" w:fill="FFFFFF"/>
          <w:lang w:eastAsia="zh-CN"/>
        </w:rPr>
        <w:t>J Biol Chem</w:t>
      </w:r>
      <w:r>
        <w:rPr>
          <w:rFonts w:ascii="Times New Roman" w:hAnsi="Times New Roman" w:cs="Times New Roman"/>
          <w:i/>
          <w:shd w:val="clear" w:color="auto" w:fill="FFFFFF"/>
          <w:lang w:eastAsia="zh-CN"/>
        </w:rPr>
        <w:t xml:space="preserve">. </w:t>
      </w:r>
      <w:r>
        <w:rPr>
          <w:rFonts w:ascii="Times New Roman" w:hAnsi="Times New Roman" w:cs="Times New Roman"/>
          <w:shd w:val="clear" w:color="auto" w:fill="FFFFFF"/>
          <w:lang w:eastAsia="zh-CN"/>
        </w:rPr>
        <w:t>276: 18795-18803.</w:t>
      </w:r>
    </w:p>
    <w:p w14:paraId="0201EFD5"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Laurieab</w:t>
      </w:r>
      <w:proofErr w:type="spellEnd"/>
      <w:r>
        <w:rPr>
          <w:rFonts w:ascii="Times New Roman" w:hAnsi="Times New Roman" w:cs="Times New Roman"/>
          <w:shd w:val="clear" w:color="auto" w:fill="FFFFFF"/>
        </w:rPr>
        <w:t xml:space="preserve">, D.J., </w:t>
      </w:r>
      <w:proofErr w:type="spellStart"/>
      <w:r>
        <w:rPr>
          <w:rFonts w:ascii="Times New Roman" w:hAnsi="Times New Roman" w:cs="Times New Roman"/>
          <w:shd w:val="clear" w:color="auto" w:fill="FFFFFF"/>
        </w:rPr>
        <w:t>Bartkeb</w:t>
      </w:r>
      <w:proofErr w:type="spellEnd"/>
      <w:r>
        <w:rPr>
          <w:rFonts w:ascii="Times New Roman" w:hAnsi="Times New Roman" w:cs="Times New Roman"/>
          <w:shd w:val="clear" w:color="auto" w:fill="FFFFFF"/>
        </w:rPr>
        <w:t xml:space="preserve">, I., </w:t>
      </w:r>
      <w:proofErr w:type="spellStart"/>
      <w:r>
        <w:rPr>
          <w:rFonts w:ascii="Times New Roman" w:hAnsi="Times New Roman" w:cs="Times New Roman"/>
          <w:shd w:val="clear" w:color="auto" w:fill="FFFFFF"/>
        </w:rPr>
        <w:t>Schoepferab</w:t>
      </w:r>
      <w:proofErr w:type="spellEnd"/>
      <w:r>
        <w:rPr>
          <w:rFonts w:ascii="Times New Roman" w:hAnsi="Times New Roman" w:cs="Times New Roman"/>
          <w:shd w:val="clear" w:color="auto" w:fill="FFFFFF"/>
        </w:rPr>
        <w:t xml:space="preserve">, R., </w:t>
      </w:r>
      <w:proofErr w:type="spellStart"/>
      <w:r>
        <w:rPr>
          <w:rFonts w:ascii="Times New Roman" w:hAnsi="Times New Roman" w:cs="Times New Roman"/>
          <w:shd w:val="clear" w:color="auto" w:fill="FFFFFF"/>
        </w:rPr>
        <w:t>Naujoksb</w:t>
      </w:r>
      <w:proofErr w:type="spellEnd"/>
      <w:r>
        <w:rPr>
          <w:rFonts w:ascii="Times New Roman" w:hAnsi="Times New Roman" w:cs="Times New Roman"/>
          <w:shd w:val="clear" w:color="auto" w:fill="FFFFFF"/>
        </w:rPr>
        <w:t xml:space="preserve">, K., </w:t>
      </w:r>
      <w:proofErr w:type="spellStart"/>
      <w:r>
        <w:rPr>
          <w:rFonts w:ascii="Times New Roman" w:hAnsi="Times New Roman" w:cs="Times New Roman"/>
          <w:shd w:val="clear" w:color="auto" w:fill="FFFFFF"/>
        </w:rPr>
        <w:t>Seeburga</w:t>
      </w:r>
      <w:proofErr w:type="spellEnd"/>
      <w:r>
        <w:rPr>
          <w:rFonts w:ascii="Times New Roman" w:hAnsi="Times New Roman" w:cs="Times New Roman"/>
          <w:shd w:val="clear" w:color="auto" w:fill="FFFFFF"/>
        </w:rPr>
        <w:t xml:space="preserve">, P.H. (1997). Regional, developmental and interspecies of the four NMDAR2 subunits, examined using monoclonal antibodies. </w:t>
      </w:r>
      <w:r w:rsidRPr="00CB74E0">
        <w:rPr>
          <w:rFonts w:ascii="Times New Roman" w:hAnsi="Times New Roman" w:cs="Times New Roman"/>
          <w:i/>
          <w:shd w:val="clear" w:color="auto" w:fill="FFFFFF"/>
        </w:rPr>
        <w:t>Molecular Brain Research.</w:t>
      </w:r>
      <w:r>
        <w:rPr>
          <w:rFonts w:ascii="Times New Roman" w:hAnsi="Times New Roman" w:cs="Times New Roman"/>
          <w:shd w:val="clear" w:color="auto" w:fill="FFFFFF"/>
        </w:rPr>
        <w:t xml:space="preserve"> Vol </w:t>
      </w:r>
      <w:proofErr w:type="gramStart"/>
      <w:r>
        <w:rPr>
          <w:rFonts w:ascii="Times New Roman" w:hAnsi="Times New Roman" w:cs="Times New Roman"/>
          <w:shd w:val="clear" w:color="auto" w:fill="FFFFFF"/>
        </w:rPr>
        <w:t>51,Issue</w:t>
      </w:r>
      <w:proofErr w:type="gramEnd"/>
      <w:r>
        <w:rPr>
          <w:rFonts w:ascii="Times New Roman" w:hAnsi="Times New Roman" w:cs="Times New Roman"/>
          <w:shd w:val="clear" w:color="auto" w:fill="FFFFFF"/>
        </w:rPr>
        <w:t xml:space="preserve"> 1-2, pages 23-32.</w:t>
      </w:r>
    </w:p>
    <w:p w14:paraId="1F5A7F1F" w14:textId="77777777" w:rsidR="00040224" w:rsidRPr="009F5C8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Akazawa</w:t>
      </w:r>
      <w:proofErr w:type="spellEnd"/>
      <w:r>
        <w:rPr>
          <w:rFonts w:ascii="Times New Roman" w:hAnsi="Times New Roman" w:cs="Times New Roman"/>
          <w:shd w:val="clear" w:color="auto" w:fill="FFFFFF"/>
        </w:rPr>
        <w:t xml:space="preserve">, C., </w:t>
      </w:r>
      <w:proofErr w:type="spellStart"/>
      <w:r>
        <w:rPr>
          <w:rFonts w:ascii="Times New Roman" w:hAnsi="Times New Roman" w:cs="Times New Roman"/>
          <w:shd w:val="clear" w:color="auto" w:fill="FFFFFF"/>
        </w:rPr>
        <w:t>Shigemoto</w:t>
      </w:r>
      <w:proofErr w:type="spellEnd"/>
      <w:r>
        <w:rPr>
          <w:rFonts w:ascii="Times New Roman" w:hAnsi="Times New Roman" w:cs="Times New Roman"/>
          <w:shd w:val="clear" w:color="auto" w:fill="FFFFFF"/>
        </w:rPr>
        <w:t xml:space="preserve">, R., </w:t>
      </w:r>
      <w:proofErr w:type="spellStart"/>
      <w:r>
        <w:rPr>
          <w:rFonts w:ascii="Times New Roman" w:hAnsi="Times New Roman" w:cs="Times New Roman"/>
          <w:shd w:val="clear" w:color="auto" w:fill="FFFFFF"/>
        </w:rPr>
        <w:t>Bessho</w:t>
      </w:r>
      <w:proofErr w:type="spellEnd"/>
      <w:r>
        <w:rPr>
          <w:rFonts w:ascii="Times New Roman" w:hAnsi="Times New Roman" w:cs="Times New Roman"/>
          <w:shd w:val="clear" w:color="auto" w:fill="FFFFFF"/>
        </w:rPr>
        <w:t xml:space="preserve">, Y., Nakanishi, S., Mizuno, N. (1994). Differential expression of five N-methyl-D-aspartate receptor subunit mRNAs in the cerebellum of developing and adult rats. </w:t>
      </w:r>
    </w:p>
    <w:p w14:paraId="6DCB7957"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Paoletti</w:t>
      </w:r>
      <w:proofErr w:type="spellEnd"/>
      <w:r>
        <w:rPr>
          <w:rFonts w:ascii="Times New Roman" w:hAnsi="Times New Roman" w:cs="Times New Roman"/>
          <w:shd w:val="clear" w:color="auto" w:fill="FFFFFF"/>
        </w:rPr>
        <w:t xml:space="preserve">, P., </w:t>
      </w:r>
      <w:proofErr w:type="spellStart"/>
      <w:r>
        <w:rPr>
          <w:rFonts w:ascii="Times New Roman" w:hAnsi="Times New Roman" w:cs="Times New Roman"/>
          <w:shd w:val="clear" w:color="auto" w:fill="FFFFFF"/>
        </w:rPr>
        <w:t>Bellone</w:t>
      </w:r>
      <w:proofErr w:type="spellEnd"/>
      <w:r>
        <w:rPr>
          <w:rFonts w:ascii="Times New Roman" w:hAnsi="Times New Roman" w:cs="Times New Roman"/>
          <w:shd w:val="clear" w:color="auto" w:fill="FFFFFF"/>
        </w:rPr>
        <w:t xml:space="preserve">, C., Zhou, Q. (2013). </w:t>
      </w:r>
      <w:r w:rsidRPr="008F6056">
        <w:rPr>
          <w:rFonts w:ascii="Times New Roman" w:hAnsi="Times New Roman" w:cs="Times New Roman"/>
          <w:shd w:val="clear" w:color="auto" w:fill="FFFFFF"/>
        </w:rPr>
        <w:t>NMDA receptor subunit diversity: impact on receptor properties, synaptic plasticity and disease</w:t>
      </w:r>
      <w:r>
        <w:rPr>
          <w:rFonts w:ascii="Times New Roman" w:hAnsi="Times New Roman" w:cs="Times New Roman"/>
          <w:shd w:val="clear" w:color="auto" w:fill="FFFFFF"/>
        </w:rPr>
        <w:t xml:space="preserve">. </w:t>
      </w:r>
      <w:r w:rsidRPr="008F6056">
        <w:rPr>
          <w:rFonts w:ascii="Times New Roman" w:hAnsi="Times New Roman" w:cs="Times New Roman"/>
          <w:i/>
          <w:shd w:val="clear" w:color="auto" w:fill="FFFFFF"/>
        </w:rPr>
        <w:t>Nature Reviews Neuroscience.</w:t>
      </w:r>
      <w:r w:rsidRPr="008F6056">
        <w:rPr>
          <w:rFonts w:ascii="Times New Roman" w:hAnsi="Times New Roman" w:cs="Times New Roman"/>
          <w:shd w:val="clear" w:color="auto" w:fill="FFFFFF"/>
        </w:rPr>
        <w:t xml:space="preserve"> volume 14, pages 383–400</w:t>
      </w:r>
      <w:r>
        <w:rPr>
          <w:rFonts w:ascii="Times New Roman" w:hAnsi="Times New Roman" w:cs="Times New Roman"/>
          <w:shd w:val="clear" w:color="auto" w:fill="FFFFFF"/>
        </w:rPr>
        <w:t>.</w:t>
      </w:r>
    </w:p>
    <w:p w14:paraId="31FAEE79"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Flint, A. C., Maisch, U. S., </w:t>
      </w:r>
      <w:proofErr w:type="spellStart"/>
      <w:r>
        <w:rPr>
          <w:rFonts w:ascii="Times New Roman" w:hAnsi="Times New Roman" w:cs="Times New Roman"/>
          <w:shd w:val="clear" w:color="auto" w:fill="FFFFFF"/>
        </w:rPr>
        <w:t>Weishaupt</w:t>
      </w:r>
      <w:proofErr w:type="spellEnd"/>
      <w:r>
        <w:rPr>
          <w:rFonts w:ascii="Times New Roman" w:hAnsi="Times New Roman" w:cs="Times New Roman"/>
          <w:shd w:val="clear" w:color="auto" w:fill="FFFFFF"/>
        </w:rPr>
        <w:t xml:space="preserve">, J. H., </w:t>
      </w:r>
      <w:proofErr w:type="spellStart"/>
      <w:r>
        <w:rPr>
          <w:rFonts w:ascii="Times New Roman" w:hAnsi="Times New Roman" w:cs="Times New Roman"/>
          <w:shd w:val="clear" w:color="auto" w:fill="FFFFFF"/>
        </w:rPr>
        <w:t>Kreigstein</w:t>
      </w:r>
      <w:proofErr w:type="spellEnd"/>
      <w:r>
        <w:rPr>
          <w:rFonts w:ascii="Times New Roman" w:hAnsi="Times New Roman" w:cs="Times New Roman"/>
          <w:shd w:val="clear" w:color="auto" w:fill="FFFFFF"/>
        </w:rPr>
        <w:t xml:space="preserve">, A.R., </w:t>
      </w:r>
      <w:proofErr w:type="spellStart"/>
      <w:r>
        <w:rPr>
          <w:rFonts w:ascii="Times New Roman" w:hAnsi="Times New Roman" w:cs="Times New Roman"/>
          <w:shd w:val="clear" w:color="auto" w:fill="FFFFFF"/>
        </w:rPr>
        <w:t>Monyer</w:t>
      </w:r>
      <w:proofErr w:type="spellEnd"/>
      <w:r>
        <w:rPr>
          <w:rFonts w:ascii="Times New Roman" w:hAnsi="Times New Roman" w:cs="Times New Roman"/>
          <w:shd w:val="clear" w:color="auto" w:fill="FFFFFF"/>
        </w:rPr>
        <w:t xml:space="preserve">, H. (1997). NR2A Subunit Expression Shortens NMDA receptor synaptic current in developing neocortex. </w:t>
      </w:r>
      <w:r w:rsidRPr="00443001">
        <w:rPr>
          <w:rFonts w:ascii="Times New Roman" w:hAnsi="Times New Roman" w:cs="Times New Roman"/>
          <w:i/>
          <w:shd w:val="clear" w:color="auto" w:fill="FFFFFF"/>
        </w:rPr>
        <w:t>Journal of Neuroscience.</w:t>
      </w:r>
      <w:r>
        <w:rPr>
          <w:rFonts w:ascii="Times New Roman" w:hAnsi="Times New Roman" w:cs="Times New Roman"/>
          <w:shd w:val="clear" w:color="auto" w:fill="FFFFFF"/>
        </w:rPr>
        <w:t xml:space="preserve"> 17(7) 2469-2476. </w:t>
      </w:r>
    </w:p>
    <w:p w14:paraId="0CADF874" w14:textId="01B74BCE" w:rsidR="00F81D33" w:rsidRPr="00F81D33" w:rsidRDefault="00040224" w:rsidP="00F81D33">
      <w:pPr>
        <w:pStyle w:val="ListParagraph"/>
        <w:numPr>
          <w:ilvl w:val="0"/>
          <w:numId w:val="3"/>
        </w:numPr>
        <w:ind w:left="720"/>
        <w:rPr>
          <w:rFonts w:ascii="Times New Roman" w:hAnsi="Times New Roman" w:cs="Times New Roman"/>
          <w:i/>
          <w:shd w:val="clear" w:color="auto" w:fill="FFFFFF"/>
        </w:rPr>
      </w:pPr>
      <w:r>
        <w:rPr>
          <w:rFonts w:ascii="Times New Roman" w:hAnsi="Times New Roman" w:cs="Times New Roman"/>
          <w:shd w:val="clear" w:color="auto" w:fill="FFFFFF"/>
        </w:rPr>
        <w:t xml:space="preserve">Massey, P.V., Johnson, B.E., </w:t>
      </w:r>
      <w:proofErr w:type="spellStart"/>
      <w:r>
        <w:rPr>
          <w:rFonts w:ascii="Times New Roman" w:hAnsi="Times New Roman" w:cs="Times New Roman"/>
          <w:shd w:val="clear" w:color="auto" w:fill="FFFFFF"/>
        </w:rPr>
        <w:t>Moult</w:t>
      </w:r>
      <w:proofErr w:type="spellEnd"/>
      <w:r>
        <w:rPr>
          <w:rFonts w:ascii="Times New Roman" w:hAnsi="Times New Roman" w:cs="Times New Roman"/>
          <w:shd w:val="clear" w:color="auto" w:fill="FFFFFF"/>
        </w:rPr>
        <w:t xml:space="preserve">, P.R., </w:t>
      </w:r>
      <w:proofErr w:type="spellStart"/>
      <w:r>
        <w:rPr>
          <w:rFonts w:ascii="Times New Roman" w:hAnsi="Times New Roman" w:cs="Times New Roman"/>
          <w:shd w:val="clear" w:color="auto" w:fill="FFFFFF"/>
        </w:rPr>
        <w:t>Auberson</w:t>
      </w:r>
      <w:proofErr w:type="spellEnd"/>
      <w:r>
        <w:rPr>
          <w:rFonts w:ascii="Times New Roman" w:hAnsi="Times New Roman" w:cs="Times New Roman"/>
          <w:shd w:val="clear" w:color="auto" w:fill="FFFFFF"/>
        </w:rPr>
        <w:t xml:space="preserve">, Y.P., Brown, M.W., Molnar, E.M., </w:t>
      </w:r>
      <w:proofErr w:type="spellStart"/>
      <w:r>
        <w:rPr>
          <w:rFonts w:ascii="Times New Roman" w:hAnsi="Times New Roman" w:cs="Times New Roman"/>
          <w:shd w:val="clear" w:color="auto" w:fill="FFFFFF"/>
        </w:rPr>
        <w:t>Collingridge</w:t>
      </w:r>
      <w:proofErr w:type="spellEnd"/>
      <w:r>
        <w:rPr>
          <w:rFonts w:ascii="Times New Roman" w:hAnsi="Times New Roman" w:cs="Times New Roman"/>
          <w:shd w:val="clear" w:color="auto" w:fill="FFFFFF"/>
        </w:rPr>
        <w:t xml:space="preserve">, G. L., Bashir, Z.I. (2004). Differential roles of NR2A and NR2B-containing NMDA receptors in cortical long-term potentiation and long-term depression. </w:t>
      </w:r>
      <w:r w:rsidRPr="00DF14B1">
        <w:rPr>
          <w:rFonts w:ascii="Times New Roman" w:hAnsi="Times New Roman" w:cs="Times New Roman"/>
          <w:i/>
          <w:shd w:val="clear" w:color="auto" w:fill="FFFFFF"/>
        </w:rPr>
        <w:t xml:space="preserve">Journal of Neuroscience. </w:t>
      </w:r>
      <w:r>
        <w:rPr>
          <w:rFonts w:ascii="Times New Roman" w:hAnsi="Times New Roman" w:cs="Times New Roman"/>
          <w:shd w:val="clear" w:color="auto" w:fill="FFFFFF"/>
        </w:rPr>
        <w:t>24 (36) 7821-7828</w:t>
      </w:r>
      <w:r w:rsidR="00F81D33">
        <w:rPr>
          <w:rFonts w:ascii="Times New Roman" w:hAnsi="Times New Roman" w:cs="Times New Roman"/>
          <w:shd w:val="clear" w:color="auto" w:fill="FFFFFF"/>
        </w:rPr>
        <w:t>.</w:t>
      </w:r>
    </w:p>
    <w:p w14:paraId="3E4DAD50" w14:textId="015B8F41" w:rsidR="00F81D33" w:rsidRPr="00F81D33" w:rsidRDefault="00F03E01" w:rsidP="00F81D33">
      <w:pPr>
        <w:pStyle w:val="ListParagraph"/>
        <w:numPr>
          <w:ilvl w:val="0"/>
          <w:numId w:val="3"/>
        </w:numPr>
        <w:ind w:left="720"/>
        <w:rPr>
          <w:rFonts w:ascii="Times New Roman" w:hAnsi="Times New Roman" w:cs="Times New Roman"/>
          <w:i/>
          <w:shd w:val="clear" w:color="auto" w:fill="FFFFFF"/>
        </w:rPr>
      </w:pPr>
      <w:r>
        <w:rPr>
          <w:rFonts w:ascii="Times New Roman" w:hAnsi="Times New Roman" w:cs="Times New Roman"/>
          <w:shd w:val="clear" w:color="auto" w:fill="FFFFFF"/>
        </w:rPr>
        <w:t>Runyan, AM. (2017). Actin-Cofilin Rod Response in Axonal and Dendritic Processes during neuronal maturation. Unpublished Manuscript.</w:t>
      </w:r>
    </w:p>
    <w:p w14:paraId="7B4AFD5A" w14:textId="0E55103D" w:rsidR="00D36C97" w:rsidRPr="00F81D33" w:rsidRDefault="00D36C97" w:rsidP="00F81D33">
      <w:pPr>
        <w:pStyle w:val="ListParagraph"/>
        <w:rPr>
          <w:rFonts w:ascii="Times New Roman" w:hAnsi="Times New Roman" w:cs="Times New Roman"/>
          <w:shd w:val="clear" w:color="auto" w:fill="FFFFFF"/>
        </w:rPr>
      </w:pPr>
    </w:p>
    <w:sectPr w:rsidR="00D36C97" w:rsidRPr="00F81D33" w:rsidSect="00983920">
      <w:foot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93" w:author="Bamburg,James" w:date="2018-04-02T15:22:00Z" w:initials="B">
    <w:p w14:paraId="1C5DE1BF" w14:textId="58AA12B5" w:rsidR="00836FAE" w:rsidRDefault="00836FAE">
      <w:pPr>
        <w:pStyle w:val="CommentText"/>
      </w:pPr>
      <w:r>
        <w:rPr>
          <w:rStyle w:val="CommentReference"/>
        </w:rPr>
        <w:annotationRef/>
      </w:r>
      <w:r w:rsidR="005D0AA1">
        <w:rPr>
          <w:noProof/>
        </w:rPr>
        <w:t>You need to put in concentrations NOT volumes. I think these are all 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5DE1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5DE1BF" w16cid:durableId="1EBB92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95DE8" w14:textId="77777777" w:rsidR="00647925" w:rsidRDefault="00647925" w:rsidP="00096E29">
      <w:r>
        <w:separator/>
      </w:r>
    </w:p>
  </w:endnote>
  <w:endnote w:type="continuationSeparator" w:id="0">
    <w:p w14:paraId="6855B995" w14:textId="77777777" w:rsidR="00647925" w:rsidRDefault="00647925" w:rsidP="00096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604" w:author="Bamburg,James" w:date="2018-04-02T11:05:00Z"/>
  <w:sdt>
    <w:sdtPr>
      <w:id w:val="-1413777716"/>
      <w:docPartObj>
        <w:docPartGallery w:val="Page Numbers (Bottom of Page)"/>
        <w:docPartUnique/>
      </w:docPartObj>
    </w:sdtPr>
    <w:sdtEndPr>
      <w:rPr>
        <w:noProof/>
      </w:rPr>
    </w:sdtEndPr>
    <w:sdtContent>
      <w:customXmlInsRangeEnd w:id="604"/>
      <w:p w14:paraId="207866BC" w14:textId="07D680E1" w:rsidR="00686CE2" w:rsidRDefault="00686CE2">
        <w:pPr>
          <w:pStyle w:val="Footer"/>
          <w:jc w:val="center"/>
          <w:rPr>
            <w:ins w:id="605" w:author="Bamburg,James" w:date="2018-04-02T11:05:00Z"/>
          </w:rPr>
        </w:pPr>
        <w:ins w:id="606" w:author="Bamburg,James" w:date="2018-04-02T11:05:00Z">
          <w:r>
            <w:fldChar w:fldCharType="begin"/>
          </w:r>
          <w:r>
            <w:instrText xml:space="preserve"> PAGE   \* MERGEFORMAT </w:instrText>
          </w:r>
          <w:r>
            <w:fldChar w:fldCharType="separate"/>
          </w:r>
        </w:ins>
        <w:r w:rsidR="00537B6E">
          <w:rPr>
            <w:noProof/>
          </w:rPr>
          <w:t>1</w:t>
        </w:r>
        <w:ins w:id="607" w:author="Bamburg,James" w:date="2018-04-02T11:05:00Z">
          <w:r>
            <w:rPr>
              <w:noProof/>
            </w:rPr>
            <w:fldChar w:fldCharType="end"/>
          </w:r>
        </w:ins>
      </w:p>
      <w:customXmlInsRangeStart w:id="608" w:author="Bamburg,James" w:date="2018-04-02T11:05:00Z"/>
    </w:sdtContent>
  </w:sdt>
  <w:customXmlInsRangeEnd w:id="608"/>
  <w:p w14:paraId="329B0BEE" w14:textId="77777777" w:rsidR="00686CE2" w:rsidRDefault="00686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26675" w14:textId="77777777" w:rsidR="00647925" w:rsidRDefault="00647925" w:rsidP="00096E29">
      <w:r>
        <w:separator/>
      </w:r>
    </w:p>
  </w:footnote>
  <w:footnote w:type="continuationSeparator" w:id="0">
    <w:p w14:paraId="58153B78" w14:textId="77777777" w:rsidR="00647925" w:rsidRDefault="00647925" w:rsidP="00096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52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E3F4B2A"/>
    <w:multiLevelType w:val="hybridMultilevel"/>
    <w:tmpl w:val="D3028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3AB8"/>
    <w:multiLevelType w:val="hybridMultilevel"/>
    <w:tmpl w:val="A5E26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F43167"/>
    <w:multiLevelType w:val="hybridMultilevel"/>
    <w:tmpl w:val="B5FAC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D25108"/>
    <w:multiLevelType w:val="hybridMultilevel"/>
    <w:tmpl w:val="6EA052BC"/>
    <w:lvl w:ilvl="0" w:tplc="70CE17B0">
      <w:start w:val="1"/>
      <w:numFmt w:val="decimal"/>
      <w:lvlText w:val="%1."/>
      <w:lvlJc w:val="left"/>
      <w:pPr>
        <w:ind w:left="990" w:hanging="360"/>
      </w:pPr>
      <w:rPr>
        <w:rFonts w:hint="default"/>
        <w:b w:val="0"/>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ng,Qianhui (EID)">
    <w15:presenceInfo w15:providerId="Windows Live" w15:userId="42fe4c46-2707-4d5a-9e34-430e18d9e5fc"/>
  </w15:person>
  <w15:person w15:author="Bamburg,James">
    <w15:presenceInfo w15:providerId="AD" w15:userId="S-1-5-21-299502267-746137067-1417001333-11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EEA"/>
    <w:rsid w:val="000000C2"/>
    <w:rsid w:val="0000467E"/>
    <w:rsid w:val="00006456"/>
    <w:rsid w:val="00007539"/>
    <w:rsid w:val="00011087"/>
    <w:rsid w:val="0001151C"/>
    <w:rsid w:val="00015A8B"/>
    <w:rsid w:val="00016554"/>
    <w:rsid w:val="00023295"/>
    <w:rsid w:val="000243B8"/>
    <w:rsid w:val="00024DC8"/>
    <w:rsid w:val="0002541B"/>
    <w:rsid w:val="00027849"/>
    <w:rsid w:val="00031000"/>
    <w:rsid w:val="00031E71"/>
    <w:rsid w:val="000333E4"/>
    <w:rsid w:val="00040224"/>
    <w:rsid w:val="00041286"/>
    <w:rsid w:val="00042E21"/>
    <w:rsid w:val="00045139"/>
    <w:rsid w:val="0004564B"/>
    <w:rsid w:val="0005074A"/>
    <w:rsid w:val="0005079F"/>
    <w:rsid w:val="00054DAA"/>
    <w:rsid w:val="0005585F"/>
    <w:rsid w:val="000604A0"/>
    <w:rsid w:val="00064337"/>
    <w:rsid w:val="00066EEA"/>
    <w:rsid w:val="00070C84"/>
    <w:rsid w:val="00072A10"/>
    <w:rsid w:val="000734F4"/>
    <w:rsid w:val="00074C7F"/>
    <w:rsid w:val="00075131"/>
    <w:rsid w:val="00077F72"/>
    <w:rsid w:val="00083AD5"/>
    <w:rsid w:val="00086953"/>
    <w:rsid w:val="00086A19"/>
    <w:rsid w:val="00091F38"/>
    <w:rsid w:val="0009268A"/>
    <w:rsid w:val="00092C1A"/>
    <w:rsid w:val="00096D99"/>
    <w:rsid w:val="00096E29"/>
    <w:rsid w:val="000A0E27"/>
    <w:rsid w:val="000A350E"/>
    <w:rsid w:val="000A50C9"/>
    <w:rsid w:val="000A59D7"/>
    <w:rsid w:val="000B1A87"/>
    <w:rsid w:val="000B2BE2"/>
    <w:rsid w:val="000B3579"/>
    <w:rsid w:val="000B6181"/>
    <w:rsid w:val="000C0EA3"/>
    <w:rsid w:val="000C0FB1"/>
    <w:rsid w:val="000C1577"/>
    <w:rsid w:val="000C1DF3"/>
    <w:rsid w:val="000C4C00"/>
    <w:rsid w:val="000C57DF"/>
    <w:rsid w:val="000C602D"/>
    <w:rsid w:val="000C636A"/>
    <w:rsid w:val="000D0DBC"/>
    <w:rsid w:val="000D500F"/>
    <w:rsid w:val="000D50B9"/>
    <w:rsid w:val="000D5530"/>
    <w:rsid w:val="000D75AD"/>
    <w:rsid w:val="000E1677"/>
    <w:rsid w:val="000E5C7F"/>
    <w:rsid w:val="000E684B"/>
    <w:rsid w:val="000F4711"/>
    <w:rsid w:val="000F6BE5"/>
    <w:rsid w:val="000F6C74"/>
    <w:rsid w:val="000F78B7"/>
    <w:rsid w:val="001020EA"/>
    <w:rsid w:val="001039CB"/>
    <w:rsid w:val="00112355"/>
    <w:rsid w:val="00114821"/>
    <w:rsid w:val="00114950"/>
    <w:rsid w:val="00120502"/>
    <w:rsid w:val="00124C06"/>
    <w:rsid w:val="00130CCD"/>
    <w:rsid w:val="00131245"/>
    <w:rsid w:val="00137E20"/>
    <w:rsid w:val="00142FA1"/>
    <w:rsid w:val="00146413"/>
    <w:rsid w:val="00147366"/>
    <w:rsid w:val="001533EA"/>
    <w:rsid w:val="001534AF"/>
    <w:rsid w:val="00153522"/>
    <w:rsid w:val="001535BA"/>
    <w:rsid w:val="0015500B"/>
    <w:rsid w:val="00162FA8"/>
    <w:rsid w:val="001723BD"/>
    <w:rsid w:val="00172CAA"/>
    <w:rsid w:val="00177F7A"/>
    <w:rsid w:val="00180518"/>
    <w:rsid w:val="00182E61"/>
    <w:rsid w:val="00185456"/>
    <w:rsid w:val="00186F06"/>
    <w:rsid w:val="00190A0E"/>
    <w:rsid w:val="00190C6A"/>
    <w:rsid w:val="001913C7"/>
    <w:rsid w:val="00193229"/>
    <w:rsid w:val="001932D3"/>
    <w:rsid w:val="00195129"/>
    <w:rsid w:val="001956EF"/>
    <w:rsid w:val="001974F7"/>
    <w:rsid w:val="001A7927"/>
    <w:rsid w:val="001B013C"/>
    <w:rsid w:val="001B0663"/>
    <w:rsid w:val="001B146B"/>
    <w:rsid w:val="001B3CB5"/>
    <w:rsid w:val="001B3D6E"/>
    <w:rsid w:val="001B6C05"/>
    <w:rsid w:val="001C0A52"/>
    <w:rsid w:val="001C266B"/>
    <w:rsid w:val="001C2699"/>
    <w:rsid w:val="001C3DA2"/>
    <w:rsid w:val="001C5BD4"/>
    <w:rsid w:val="001D2AA9"/>
    <w:rsid w:val="001D36FC"/>
    <w:rsid w:val="001D5865"/>
    <w:rsid w:val="001D6830"/>
    <w:rsid w:val="001E02F1"/>
    <w:rsid w:val="001E3991"/>
    <w:rsid w:val="001E56C3"/>
    <w:rsid w:val="001E5876"/>
    <w:rsid w:val="001E623A"/>
    <w:rsid w:val="001E64DF"/>
    <w:rsid w:val="001E7FC2"/>
    <w:rsid w:val="001F329F"/>
    <w:rsid w:val="001F6079"/>
    <w:rsid w:val="001F620E"/>
    <w:rsid w:val="001F77DA"/>
    <w:rsid w:val="00200274"/>
    <w:rsid w:val="00202722"/>
    <w:rsid w:val="002054ED"/>
    <w:rsid w:val="00213B6D"/>
    <w:rsid w:val="00214E37"/>
    <w:rsid w:val="002162B1"/>
    <w:rsid w:val="00216710"/>
    <w:rsid w:val="002175F7"/>
    <w:rsid w:val="002205B3"/>
    <w:rsid w:val="0022153E"/>
    <w:rsid w:val="002216E2"/>
    <w:rsid w:val="00223733"/>
    <w:rsid w:val="002245D2"/>
    <w:rsid w:val="002249A7"/>
    <w:rsid w:val="00227679"/>
    <w:rsid w:val="00227A82"/>
    <w:rsid w:val="0023083B"/>
    <w:rsid w:val="0023496E"/>
    <w:rsid w:val="002409A3"/>
    <w:rsid w:val="00240A08"/>
    <w:rsid w:val="00245242"/>
    <w:rsid w:val="00247763"/>
    <w:rsid w:val="002504A2"/>
    <w:rsid w:val="00251294"/>
    <w:rsid w:val="00252481"/>
    <w:rsid w:val="002571A3"/>
    <w:rsid w:val="00260DCB"/>
    <w:rsid w:val="002623DE"/>
    <w:rsid w:val="0026769E"/>
    <w:rsid w:val="00267D87"/>
    <w:rsid w:val="00272A88"/>
    <w:rsid w:val="00275741"/>
    <w:rsid w:val="00283455"/>
    <w:rsid w:val="00284F45"/>
    <w:rsid w:val="00287279"/>
    <w:rsid w:val="0029046A"/>
    <w:rsid w:val="00292BCA"/>
    <w:rsid w:val="00292C3E"/>
    <w:rsid w:val="00297DA1"/>
    <w:rsid w:val="002A009F"/>
    <w:rsid w:val="002A2987"/>
    <w:rsid w:val="002A3263"/>
    <w:rsid w:val="002A4E43"/>
    <w:rsid w:val="002A66AF"/>
    <w:rsid w:val="002A74F2"/>
    <w:rsid w:val="002B11FC"/>
    <w:rsid w:val="002B51F4"/>
    <w:rsid w:val="002C25EA"/>
    <w:rsid w:val="002E427E"/>
    <w:rsid w:val="002F144E"/>
    <w:rsid w:val="002F1C9F"/>
    <w:rsid w:val="002F2313"/>
    <w:rsid w:val="002F5034"/>
    <w:rsid w:val="002F73B2"/>
    <w:rsid w:val="002F79E1"/>
    <w:rsid w:val="00300472"/>
    <w:rsid w:val="00304E60"/>
    <w:rsid w:val="00305659"/>
    <w:rsid w:val="003062BA"/>
    <w:rsid w:val="00310758"/>
    <w:rsid w:val="0031220D"/>
    <w:rsid w:val="00315239"/>
    <w:rsid w:val="003158C2"/>
    <w:rsid w:val="00315B50"/>
    <w:rsid w:val="00317164"/>
    <w:rsid w:val="003228DF"/>
    <w:rsid w:val="00323E1A"/>
    <w:rsid w:val="00326EE5"/>
    <w:rsid w:val="00327EF4"/>
    <w:rsid w:val="00333DF8"/>
    <w:rsid w:val="00334467"/>
    <w:rsid w:val="00336301"/>
    <w:rsid w:val="00340388"/>
    <w:rsid w:val="0034634E"/>
    <w:rsid w:val="003467E7"/>
    <w:rsid w:val="00352C26"/>
    <w:rsid w:val="00353ABB"/>
    <w:rsid w:val="00361055"/>
    <w:rsid w:val="003615D1"/>
    <w:rsid w:val="00361971"/>
    <w:rsid w:val="003630A4"/>
    <w:rsid w:val="003673B9"/>
    <w:rsid w:val="00370E97"/>
    <w:rsid w:val="00371483"/>
    <w:rsid w:val="00372FB0"/>
    <w:rsid w:val="0037331B"/>
    <w:rsid w:val="0037652E"/>
    <w:rsid w:val="00377153"/>
    <w:rsid w:val="003812A5"/>
    <w:rsid w:val="00381AAA"/>
    <w:rsid w:val="0038281B"/>
    <w:rsid w:val="00382F15"/>
    <w:rsid w:val="0038371A"/>
    <w:rsid w:val="0038390B"/>
    <w:rsid w:val="00383E04"/>
    <w:rsid w:val="003874E7"/>
    <w:rsid w:val="00391276"/>
    <w:rsid w:val="00391589"/>
    <w:rsid w:val="003916D6"/>
    <w:rsid w:val="00392E10"/>
    <w:rsid w:val="003933EE"/>
    <w:rsid w:val="00395D20"/>
    <w:rsid w:val="00397F59"/>
    <w:rsid w:val="003A1688"/>
    <w:rsid w:val="003A2D3E"/>
    <w:rsid w:val="003A5CCC"/>
    <w:rsid w:val="003B1DE5"/>
    <w:rsid w:val="003B2DF8"/>
    <w:rsid w:val="003B5112"/>
    <w:rsid w:val="003B6D79"/>
    <w:rsid w:val="003B6EB6"/>
    <w:rsid w:val="003C142F"/>
    <w:rsid w:val="003C18C5"/>
    <w:rsid w:val="003C6CFF"/>
    <w:rsid w:val="003D0DF1"/>
    <w:rsid w:val="003D5782"/>
    <w:rsid w:val="003D7D4A"/>
    <w:rsid w:val="003E47E0"/>
    <w:rsid w:val="003E6615"/>
    <w:rsid w:val="003E7C54"/>
    <w:rsid w:val="003F56BA"/>
    <w:rsid w:val="003F61B4"/>
    <w:rsid w:val="004027FF"/>
    <w:rsid w:val="00402B0B"/>
    <w:rsid w:val="004036D3"/>
    <w:rsid w:val="00405E40"/>
    <w:rsid w:val="00406D0B"/>
    <w:rsid w:val="0041394D"/>
    <w:rsid w:val="00414A1E"/>
    <w:rsid w:val="00414AD0"/>
    <w:rsid w:val="00417662"/>
    <w:rsid w:val="00431C87"/>
    <w:rsid w:val="00434F56"/>
    <w:rsid w:val="00437A72"/>
    <w:rsid w:val="00440464"/>
    <w:rsid w:val="004452BD"/>
    <w:rsid w:val="004520D5"/>
    <w:rsid w:val="00453404"/>
    <w:rsid w:val="00453A2B"/>
    <w:rsid w:val="00460159"/>
    <w:rsid w:val="004613F4"/>
    <w:rsid w:val="00461729"/>
    <w:rsid w:val="004641DF"/>
    <w:rsid w:val="0046640B"/>
    <w:rsid w:val="004668D1"/>
    <w:rsid w:val="004673D2"/>
    <w:rsid w:val="00467764"/>
    <w:rsid w:val="004718AE"/>
    <w:rsid w:val="00471CEF"/>
    <w:rsid w:val="0047414C"/>
    <w:rsid w:val="0048139E"/>
    <w:rsid w:val="00484A95"/>
    <w:rsid w:val="00487D35"/>
    <w:rsid w:val="00491704"/>
    <w:rsid w:val="00491FDD"/>
    <w:rsid w:val="004938D6"/>
    <w:rsid w:val="00494BE6"/>
    <w:rsid w:val="00496BF3"/>
    <w:rsid w:val="004A15A8"/>
    <w:rsid w:val="004A233B"/>
    <w:rsid w:val="004A396C"/>
    <w:rsid w:val="004A5C50"/>
    <w:rsid w:val="004B122D"/>
    <w:rsid w:val="004B19DE"/>
    <w:rsid w:val="004B257A"/>
    <w:rsid w:val="004C4A06"/>
    <w:rsid w:val="004D0FAD"/>
    <w:rsid w:val="004D3064"/>
    <w:rsid w:val="004D4EFD"/>
    <w:rsid w:val="004D6DEC"/>
    <w:rsid w:val="004E0B00"/>
    <w:rsid w:val="004E3F9B"/>
    <w:rsid w:val="004E52F4"/>
    <w:rsid w:val="004F2458"/>
    <w:rsid w:val="004F2C39"/>
    <w:rsid w:val="004F5A61"/>
    <w:rsid w:val="004F731C"/>
    <w:rsid w:val="00501508"/>
    <w:rsid w:val="00503744"/>
    <w:rsid w:val="00506E40"/>
    <w:rsid w:val="005078ED"/>
    <w:rsid w:val="00511103"/>
    <w:rsid w:val="00513D07"/>
    <w:rsid w:val="005142A7"/>
    <w:rsid w:val="00514C38"/>
    <w:rsid w:val="00515FA3"/>
    <w:rsid w:val="0052022F"/>
    <w:rsid w:val="00521783"/>
    <w:rsid w:val="00521850"/>
    <w:rsid w:val="005225EA"/>
    <w:rsid w:val="005273A9"/>
    <w:rsid w:val="00534731"/>
    <w:rsid w:val="0053550B"/>
    <w:rsid w:val="00536BED"/>
    <w:rsid w:val="00537B6E"/>
    <w:rsid w:val="00545811"/>
    <w:rsid w:val="005474DE"/>
    <w:rsid w:val="00553458"/>
    <w:rsid w:val="00554B79"/>
    <w:rsid w:val="00562D61"/>
    <w:rsid w:val="00563EF9"/>
    <w:rsid w:val="00565225"/>
    <w:rsid w:val="00566163"/>
    <w:rsid w:val="0057017E"/>
    <w:rsid w:val="005720E9"/>
    <w:rsid w:val="005721D1"/>
    <w:rsid w:val="00574EA4"/>
    <w:rsid w:val="005754CF"/>
    <w:rsid w:val="0058073E"/>
    <w:rsid w:val="00581B59"/>
    <w:rsid w:val="00581D82"/>
    <w:rsid w:val="00590A21"/>
    <w:rsid w:val="00591391"/>
    <w:rsid w:val="00594EFF"/>
    <w:rsid w:val="00595671"/>
    <w:rsid w:val="00595EA7"/>
    <w:rsid w:val="005A4C72"/>
    <w:rsid w:val="005A69A3"/>
    <w:rsid w:val="005A6D52"/>
    <w:rsid w:val="005B39AF"/>
    <w:rsid w:val="005B4DD8"/>
    <w:rsid w:val="005B5525"/>
    <w:rsid w:val="005B57E7"/>
    <w:rsid w:val="005B6618"/>
    <w:rsid w:val="005B732A"/>
    <w:rsid w:val="005C4A2B"/>
    <w:rsid w:val="005C6769"/>
    <w:rsid w:val="005D0AA1"/>
    <w:rsid w:val="005D4E01"/>
    <w:rsid w:val="005E1D9F"/>
    <w:rsid w:val="005E6F5E"/>
    <w:rsid w:val="005F2CF1"/>
    <w:rsid w:val="005F4794"/>
    <w:rsid w:val="005F4A8D"/>
    <w:rsid w:val="005F52F0"/>
    <w:rsid w:val="006004C6"/>
    <w:rsid w:val="0060107F"/>
    <w:rsid w:val="00601BFC"/>
    <w:rsid w:val="00601E41"/>
    <w:rsid w:val="006047A2"/>
    <w:rsid w:val="00604BC1"/>
    <w:rsid w:val="006054EF"/>
    <w:rsid w:val="00605B27"/>
    <w:rsid w:val="00611F9F"/>
    <w:rsid w:val="00614C0A"/>
    <w:rsid w:val="00622E04"/>
    <w:rsid w:val="00631641"/>
    <w:rsid w:val="00632777"/>
    <w:rsid w:val="0064198E"/>
    <w:rsid w:val="00641C86"/>
    <w:rsid w:val="0064296D"/>
    <w:rsid w:val="00643693"/>
    <w:rsid w:val="00647925"/>
    <w:rsid w:val="006508F6"/>
    <w:rsid w:val="00651095"/>
    <w:rsid w:val="006526D3"/>
    <w:rsid w:val="006538F8"/>
    <w:rsid w:val="00653EBF"/>
    <w:rsid w:val="00655CA8"/>
    <w:rsid w:val="006570E1"/>
    <w:rsid w:val="006665EB"/>
    <w:rsid w:val="0067078D"/>
    <w:rsid w:val="00670FBD"/>
    <w:rsid w:val="00671872"/>
    <w:rsid w:val="00674438"/>
    <w:rsid w:val="00675D15"/>
    <w:rsid w:val="00676046"/>
    <w:rsid w:val="00683002"/>
    <w:rsid w:val="006839A7"/>
    <w:rsid w:val="00685DE4"/>
    <w:rsid w:val="00686725"/>
    <w:rsid w:val="00686CE2"/>
    <w:rsid w:val="00693704"/>
    <w:rsid w:val="00695794"/>
    <w:rsid w:val="006967DC"/>
    <w:rsid w:val="00696CD5"/>
    <w:rsid w:val="006A442A"/>
    <w:rsid w:val="006A54E8"/>
    <w:rsid w:val="006B441F"/>
    <w:rsid w:val="006C4B48"/>
    <w:rsid w:val="006C4F8A"/>
    <w:rsid w:val="006D068D"/>
    <w:rsid w:val="006D38B6"/>
    <w:rsid w:val="006D462E"/>
    <w:rsid w:val="006E3E42"/>
    <w:rsid w:val="006E40F2"/>
    <w:rsid w:val="006E7E9D"/>
    <w:rsid w:val="006F0BCB"/>
    <w:rsid w:val="006F310F"/>
    <w:rsid w:val="006F4255"/>
    <w:rsid w:val="006F463F"/>
    <w:rsid w:val="006F79BC"/>
    <w:rsid w:val="0070036A"/>
    <w:rsid w:val="00704475"/>
    <w:rsid w:val="00707B61"/>
    <w:rsid w:val="00710240"/>
    <w:rsid w:val="00711092"/>
    <w:rsid w:val="00711F6F"/>
    <w:rsid w:val="00714338"/>
    <w:rsid w:val="007178F1"/>
    <w:rsid w:val="00721C91"/>
    <w:rsid w:val="00722CC2"/>
    <w:rsid w:val="00722D1D"/>
    <w:rsid w:val="00725A0F"/>
    <w:rsid w:val="00726368"/>
    <w:rsid w:val="007300FE"/>
    <w:rsid w:val="00741604"/>
    <w:rsid w:val="00743339"/>
    <w:rsid w:val="00744516"/>
    <w:rsid w:val="00745F02"/>
    <w:rsid w:val="00752985"/>
    <w:rsid w:val="0075336A"/>
    <w:rsid w:val="00755E1A"/>
    <w:rsid w:val="00757F8A"/>
    <w:rsid w:val="00764599"/>
    <w:rsid w:val="00767DA3"/>
    <w:rsid w:val="00772F38"/>
    <w:rsid w:val="007773C6"/>
    <w:rsid w:val="00783392"/>
    <w:rsid w:val="00785962"/>
    <w:rsid w:val="007900F4"/>
    <w:rsid w:val="0079029F"/>
    <w:rsid w:val="00790B8A"/>
    <w:rsid w:val="00790EBD"/>
    <w:rsid w:val="00790EC0"/>
    <w:rsid w:val="00791F83"/>
    <w:rsid w:val="007922C2"/>
    <w:rsid w:val="007928FB"/>
    <w:rsid w:val="00793C54"/>
    <w:rsid w:val="00795782"/>
    <w:rsid w:val="007A3267"/>
    <w:rsid w:val="007A40E0"/>
    <w:rsid w:val="007A6BAF"/>
    <w:rsid w:val="007A7849"/>
    <w:rsid w:val="007B0061"/>
    <w:rsid w:val="007B6B34"/>
    <w:rsid w:val="007C0226"/>
    <w:rsid w:val="007C128B"/>
    <w:rsid w:val="007D0738"/>
    <w:rsid w:val="007D0ACF"/>
    <w:rsid w:val="007D0D7A"/>
    <w:rsid w:val="007D0FAB"/>
    <w:rsid w:val="007D4579"/>
    <w:rsid w:val="007E0BA8"/>
    <w:rsid w:val="007E2864"/>
    <w:rsid w:val="007E6C77"/>
    <w:rsid w:val="007E6D17"/>
    <w:rsid w:val="007F095F"/>
    <w:rsid w:val="007F09E6"/>
    <w:rsid w:val="007F2B4C"/>
    <w:rsid w:val="007F4C76"/>
    <w:rsid w:val="007F63C8"/>
    <w:rsid w:val="0080074C"/>
    <w:rsid w:val="008012E0"/>
    <w:rsid w:val="00803822"/>
    <w:rsid w:val="00803D81"/>
    <w:rsid w:val="00807656"/>
    <w:rsid w:val="00810845"/>
    <w:rsid w:val="00810EA3"/>
    <w:rsid w:val="00812B57"/>
    <w:rsid w:val="00812CFF"/>
    <w:rsid w:val="008153AE"/>
    <w:rsid w:val="00817BF7"/>
    <w:rsid w:val="0082321F"/>
    <w:rsid w:val="008253BE"/>
    <w:rsid w:val="00825C6C"/>
    <w:rsid w:val="00834744"/>
    <w:rsid w:val="00836FAE"/>
    <w:rsid w:val="00842842"/>
    <w:rsid w:val="00842F0A"/>
    <w:rsid w:val="00845191"/>
    <w:rsid w:val="0084780C"/>
    <w:rsid w:val="0085214D"/>
    <w:rsid w:val="008521AB"/>
    <w:rsid w:val="008571F9"/>
    <w:rsid w:val="0086332E"/>
    <w:rsid w:val="0086484E"/>
    <w:rsid w:val="00864F49"/>
    <w:rsid w:val="008713FE"/>
    <w:rsid w:val="0087191F"/>
    <w:rsid w:val="008725F2"/>
    <w:rsid w:val="0087398A"/>
    <w:rsid w:val="008773C8"/>
    <w:rsid w:val="00881304"/>
    <w:rsid w:val="008815B3"/>
    <w:rsid w:val="0088161F"/>
    <w:rsid w:val="00883367"/>
    <w:rsid w:val="00890955"/>
    <w:rsid w:val="00891A09"/>
    <w:rsid w:val="008930AE"/>
    <w:rsid w:val="00897313"/>
    <w:rsid w:val="008A2331"/>
    <w:rsid w:val="008A419C"/>
    <w:rsid w:val="008A4FA4"/>
    <w:rsid w:val="008A6E1A"/>
    <w:rsid w:val="008B2812"/>
    <w:rsid w:val="008B5F88"/>
    <w:rsid w:val="008B7247"/>
    <w:rsid w:val="008C1340"/>
    <w:rsid w:val="008C3229"/>
    <w:rsid w:val="008C3655"/>
    <w:rsid w:val="008C3FF9"/>
    <w:rsid w:val="008C6336"/>
    <w:rsid w:val="008C7205"/>
    <w:rsid w:val="008D1835"/>
    <w:rsid w:val="008D34F0"/>
    <w:rsid w:val="008D5972"/>
    <w:rsid w:val="008D7F46"/>
    <w:rsid w:val="008E18E5"/>
    <w:rsid w:val="008E755C"/>
    <w:rsid w:val="008F228B"/>
    <w:rsid w:val="008F55E6"/>
    <w:rsid w:val="00905650"/>
    <w:rsid w:val="00905B78"/>
    <w:rsid w:val="00905B9F"/>
    <w:rsid w:val="00906594"/>
    <w:rsid w:val="009067C7"/>
    <w:rsid w:val="00907397"/>
    <w:rsid w:val="00915C19"/>
    <w:rsid w:val="009169AB"/>
    <w:rsid w:val="00921505"/>
    <w:rsid w:val="00922B10"/>
    <w:rsid w:val="00924627"/>
    <w:rsid w:val="00932D82"/>
    <w:rsid w:val="00935153"/>
    <w:rsid w:val="009372BC"/>
    <w:rsid w:val="00937314"/>
    <w:rsid w:val="00941550"/>
    <w:rsid w:val="00943D83"/>
    <w:rsid w:val="0094496D"/>
    <w:rsid w:val="009540F8"/>
    <w:rsid w:val="009547ED"/>
    <w:rsid w:val="00961E37"/>
    <w:rsid w:val="00963F11"/>
    <w:rsid w:val="009661C1"/>
    <w:rsid w:val="009755D1"/>
    <w:rsid w:val="00982F2A"/>
    <w:rsid w:val="00983131"/>
    <w:rsid w:val="00983920"/>
    <w:rsid w:val="00984763"/>
    <w:rsid w:val="00984E18"/>
    <w:rsid w:val="00985E49"/>
    <w:rsid w:val="00991942"/>
    <w:rsid w:val="00991D41"/>
    <w:rsid w:val="00995038"/>
    <w:rsid w:val="00995353"/>
    <w:rsid w:val="00997F12"/>
    <w:rsid w:val="009A377D"/>
    <w:rsid w:val="009A4AF0"/>
    <w:rsid w:val="009A7CF8"/>
    <w:rsid w:val="009B0247"/>
    <w:rsid w:val="009B2219"/>
    <w:rsid w:val="009B63E0"/>
    <w:rsid w:val="009B692C"/>
    <w:rsid w:val="009C1085"/>
    <w:rsid w:val="009C1801"/>
    <w:rsid w:val="009C2E58"/>
    <w:rsid w:val="009C5BBB"/>
    <w:rsid w:val="009C5F27"/>
    <w:rsid w:val="009C63D0"/>
    <w:rsid w:val="009D2D56"/>
    <w:rsid w:val="009D4745"/>
    <w:rsid w:val="009D4C68"/>
    <w:rsid w:val="009D5F1B"/>
    <w:rsid w:val="009D652B"/>
    <w:rsid w:val="009D792E"/>
    <w:rsid w:val="009E0823"/>
    <w:rsid w:val="009E1339"/>
    <w:rsid w:val="009E31FE"/>
    <w:rsid w:val="009E32BB"/>
    <w:rsid w:val="009E4D93"/>
    <w:rsid w:val="009E5051"/>
    <w:rsid w:val="009E61A8"/>
    <w:rsid w:val="009E6B8A"/>
    <w:rsid w:val="009E6D3C"/>
    <w:rsid w:val="009F0DAA"/>
    <w:rsid w:val="009F4800"/>
    <w:rsid w:val="00A011E9"/>
    <w:rsid w:val="00A0353C"/>
    <w:rsid w:val="00A03D95"/>
    <w:rsid w:val="00A05229"/>
    <w:rsid w:val="00A052C8"/>
    <w:rsid w:val="00A06FD7"/>
    <w:rsid w:val="00A127B5"/>
    <w:rsid w:val="00A26C44"/>
    <w:rsid w:val="00A2777C"/>
    <w:rsid w:val="00A313DD"/>
    <w:rsid w:val="00A31477"/>
    <w:rsid w:val="00A31BDB"/>
    <w:rsid w:val="00A328A1"/>
    <w:rsid w:val="00A33265"/>
    <w:rsid w:val="00A35566"/>
    <w:rsid w:val="00A4029F"/>
    <w:rsid w:val="00A42C92"/>
    <w:rsid w:val="00A461E9"/>
    <w:rsid w:val="00A46DB4"/>
    <w:rsid w:val="00A47074"/>
    <w:rsid w:val="00A52B0E"/>
    <w:rsid w:val="00A535B2"/>
    <w:rsid w:val="00A55D35"/>
    <w:rsid w:val="00A563BF"/>
    <w:rsid w:val="00A608CC"/>
    <w:rsid w:val="00A60CAC"/>
    <w:rsid w:val="00A615E1"/>
    <w:rsid w:val="00A62172"/>
    <w:rsid w:val="00A67F0C"/>
    <w:rsid w:val="00A70A27"/>
    <w:rsid w:val="00A77B8B"/>
    <w:rsid w:val="00A80AC3"/>
    <w:rsid w:val="00A84E15"/>
    <w:rsid w:val="00A859F3"/>
    <w:rsid w:val="00A86174"/>
    <w:rsid w:val="00A867F4"/>
    <w:rsid w:val="00A87230"/>
    <w:rsid w:val="00A91E63"/>
    <w:rsid w:val="00A92B44"/>
    <w:rsid w:val="00A9363E"/>
    <w:rsid w:val="00A93B49"/>
    <w:rsid w:val="00A963E1"/>
    <w:rsid w:val="00A97CA4"/>
    <w:rsid w:val="00AA2F7F"/>
    <w:rsid w:val="00AA4886"/>
    <w:rsid w:val="00AA6299"/>
    <w:rsid w:val="00AA65F2"/>
    <w:rsid w:val="00AA6DB7"/>
    <w:rsid w:val="00AB199F"/>
    <w:rsid w:val="00AB36E1"/>
    <w:rsid w:val="00AC1295"/>
    <w:rsid w:val="00AC1ADA"/>
    <w:rsid w:val="00AC2F0C"/>
    <w:rsid w:val="00AD13D8"/>
    <w:rsid w:val="00AD177B"/>
    <w:rsid w:val="00AD2785"/>
    <w:rsid w:val="00AD6881"/>
    <w:rsid w:val="00AD7754"/>
    <w:rsid w:val="00AD7A9C"/>
    <w:rsid w:val="00AD7EC9"/>
    <w:rsid w:val="00AE32E0"/>
    <w:rsid w:val="00AE430C"/>
    <w:rsid w:val="00AE7020"/>
    <w:rsid w:val="00AE7C1B"/>
    <w:rsid w:val="00AF674A"/>
    <w:rsid w:val="00B00A49"/>
    <w:rsid w:val="00B011E1"/>
    <w:rsid w:val="00B04D8A"/>
    <w:rsid w:val="00B129A9"/>
    <w:rsid w:val="00B163F1"/>
    <w:rsid w:val="00B17533"/>
    <w:rsid w:val="00B201B8"/>
    <w:rsid w:val="00B21DCC"/>
    <w:rsid w:val="00B27B49"/>
    <w:rsid w:val="00B30327"/>
    <w:rsid w:val="00B3040C"/>
    <w:rsid w:val="00B325F8"/>
    <w:rsid w:val="00B3363D"/>
    <w:rsid w:val="00B338D4"/>
    <w:rsid w:val="00B351E7"/>
    <w:rsid w:val="00B36B81"/>
    <w:rsid w:val="00B3757F"/>
    <w:rsid w:val="00B379BF"/>
    <w:rsid w:val="00B416E6"/>
    <w:rsid w:val="00B456A8"/>
    <w:rsid w:val="00B464A4"/>
    <w:rsid w:val="00B47925"/>
    <w:rsid w:val="00B479C4"/>
    <w:rsid w:val="00B56E24"/>
    <w:rsid w:val="00B56E58"/>
    <w:rsid w:val="00B571D2"/>
    <w:rsid w:val="00B61D1B"/>
    <w:rsid w:val="00B64A4A"/>
    <w:rsid w:val="00B73D71"/>
    <w:rsid w:val="00B75EB6"/>
    <w:rsid w:val="00B76BFA"/>
    <w:rsid w:val="00B7765E"/>
    <w:rsid w:val="00B806E4"/>
    <w:rsid w:val="00B80883"/>
    <w:rsid w:val="00B845AF"/>
    <w:rsid w:val="00B84809"/>
    <w:rsid w:val="00B84C7E"/>
    <w:rsid w:val="00B86274"/>
    <w:rsid w:val="00B86EC7"/>
    <w:rsid w:val="00B87A84"/>
    <w:rsid w:val="00B93F29"/>
    <w:rsid w:val="00B974E2"/>
    <w:rsid w:val="00BA3387"/>
    <w:rsid w:val="00BB1C4E"/>
    <w:rsid w:val="00BB3D53"/>
    <w:rsid w:val="00BB4DE8"/>
    <w:rsid w:val="00BB6E2D"/>
    <w:rsid w:val="00BC2831"/>
    <w:rsid w:val="00BD0309"/>
    <w:rsid w:val="00BD0F75"/>
    <w:rsid w:val="00BD15DD"/>
    <w:rsid w:val="00BD1EB6"/>
    <w:rsid w:val="00BD3756"/>
    <w:rsid w:val="00BD401E"/>
    <w:rsid w:val="00BD474E"/>
    <w:rsid w:val="00BD4D86"/>
    <w:rsid w:val="00BE41CE"/>
    <w:rsid w:val="00BF3F0C"/>
    <w:rsid w:val="00BF5EA9"/>
    <w:rsid w:val="00BF75FB"/>
    <w:rsid w:val="00C00162"/>
    <w:rsid w:val="00C0263A"/>
    <w:rsid w:val="00C0544A"/>
    <w:rsid w:val="00C11D44"/>
    <w:rsid w:val="00C12771"/>
    <w:rsid w:val="00C157AB"/>
    <w:rsid w:val="00C15C62"/>
    <w:rsid w:val="00C170F4"/>
    <w:rsid w:val="00C24D84"/>
    <w:rsid w:val="00C36DDD"/>
    <w:rsid w:val="00C4098F"/>
    <w:rsid w:val="00C411A8"/>
    <w:rsid w:val="00C42EB9"/>
    <w:rsid w:val="00C4446C"/>
    <w:rsid w:val="00C4712B"/>
    <w:rsid w:val="00C5142A"/>
    <w:rsid w:val="00C56857"/>
    <w:rsid w:val="00C56AFC"/>
    <w:rsid w:val="00C60DD6"/>
    <w:rsid w:val="00C61A93"/>
    <w:rsid w:val="00C71D8E"/>
    <w:rsid w:val="00C75A97"/>
    <w:rsid w:val="00C82176"/>
    <w:rsid w:val="00C8455D"/>
    <w:rsid w:val="00C9180A"/>
    <w:rsid w:val="00C91BED"/>
    <w:rsid w:val="00C932CE"/>
    <w:rsid w:val="00C95054"/>
    <w:rsid w:val="00C95694"/>
    <w:rsid w:val="00C96617"/>
    <w:rsid w:val="00CA0360"/>
    <w:rsid w:val="00CA2B39"/>
    <w:rsid w:val="00CA4AED"/>
    <w:rsid w:val="00CA4DA5"/>
    <w:rsid w:val="00CA61A0"/>
    <w:rsid w:val="00CA6635"/>
    <w:rsid w:val="00CA7A36"/>
    <w:rsid w:val="00CB415A"/>
    <w:rsid w:val="00CB5460"/>
    <w:rsid w:val="00CB6F9C"/>
    <w:rsid w:val="00CC71A6"/>
    <w:rsid w:val="00CD3709"/>
    <w:rsid w:val="00CD43DB"/>
    <w:rsid w:val="00CE098C"/>
    <w:rsid w:val="00CE1EE1"/>
    <w:rsid w:val="00CE7C31"/>
    <w:rsid w:val="00CF2A93"/>
    <w:rsid w:val="00CF635F"/>
    <w:rsid w:val="00CF644E"/>
    <w:rsid w:val="00D05430"/>
    <w:rsid w:val="00D05D2C"/>
    <w:rsid w:val="00D11FBF"/>
    <w:rsid w:val="00D12B0E"/>
    <w:rsid w:val="00D13E35"/>
    <w:rsid w:val="00D15A7D"/>
    <w:rsid w:val="00D1615F"/>
    <w:rsid w:val="00D17149"/>
    <w:rsid w:val="00D1738B"/>
    <w:rsid w:val="00D24DAC"/>
    <w:rsid w:val="00D307D7"/>
    <w:rsid w:val="00D3460E"/>
    <w:rsid w:val="00D36C97"/>
    <w:rsid w:val="00D37389"/>
    <w:rsid w:val="00D45A58"/>
    <w:rsid w:val="00D46451"/>
    <w:rsid w:val="00D5103B"/>
    <w:rsid w:val="00D52576"/>
    <w:rsid w:val="00D545DC"/>
    <w:rsid w:val="00D6064B"/>
    <w:rsid w:val="00D6082F"/>
    <w:rsid w:val="00D62754"/>
    <w:rsid w:val="00D779A8"/>
    <w:rsid w:val="00D82539"/>
    <w:rsid w:val="00D84347"/>
    <w:rsid w:val="00D86400"/>
    <w:rsid w:val="00D86A0D"/>
    <w:rsid w:val="00D914BD"/>
    <w:rsid w:val="00D91DBF"/>
    <w:rsid w:val="00D92BF4"/>
    <w:rsid w:val="00D92C7A"/>
    <w:rsid w:val="00D949DF"/>
    <w:rsid w:val="00D957B5"/>
    <w:rsid w:val="00D96986"/>
    <w:rsid w:val="00D975F8"/>
    <w:rsid w:val="00DA36E8"/>
    <w:rsid w:val="00DA3DEA"/>
    <w:rsid w:val="00DA6F08"/>
    <w:rsid w:val="00DA7DC1"/>
    <w:rsid w:val="00DB13F9"/>
    <w:rsid w:val="00DB170C"/>
    <w:rsid w:val="00DB292F"/>
    <w:rsid w:val="00DB2F6C"/>
    <w:rsid w:val="00DB3685"/>
    <w:rsid w:val="00DB3FD7"/>
    <w:rsid w:val="00DB4DCD"/>
    <w:rsid w:val="00DC076D"/>
    <w:rsid w:val="00DC16FA"/>
    <w:rsid w:val="00DC3A0B"/>
    <w:rsid w:val="00DC3C0E"/>
    <w:rsid w:val="00DC5D3C"/>
    <w:rsid w:val="00DC687A"/>
    <w:rsid w:val="00DC6E35"/>
    <w:rsid w:val="00DD26A1"/>
    <w:rsid w:val="00DE009E"/>
    <w:rsid w:val="00DE0C8A"/>
    <w:rsid w:val="00DE158A"/>
    <w:rsid w:val="00DE4D40"/>
    <w:rsid w:val="00DE76C3"/>
    <w:rsid w:val="00DF006F"/>
    <w:rsid w:val="00DF0891"/>
    <w:rsid w:val="00DF2466"/>
    <w:rsid w:val="00DF4524"/>
    <w:rsid w:val="00DF7BC7"/>
    <w:rsid w:val="00E0223A"/>
    <w:rsid w:val="00E0540A"/>
    <w:rsid w:val="00E058F5"/>
    <w:rsid w:val="00E05CFB"/>
    <w:rsid w:val="00E06A4A"/>
    <w:rsid w:val="00E20B3F"/>
    <w:rsid w:val="00E210FD"/>
    <w:rsid w:val="00E213FC"/>
    <w:rsid w:val="00E21E7B"/>
    <w:rsid w:val="00E22D53"/>
    <w:rsid w:val="00E23557"/>
    <w:rsid w:val="00E2543E"/>
    <w:rsid w:val="00E4166E"/>
    <w:rsid w:val="00E417CC"/>
    <w:rsid w:val="00E438A5"/>
    <w:rsid w:val="00E52C59"/>
    <w:rsid w:val="00E574A5"/>
    <w:rsid w:val="00E61E6D"/>
    <w:rsid w:val="00E6287D"/>
    <w:rsid w:val="00E631CE"/>
    <w:rsid w:val="00E63A86"/>
    <w:rsid w:val="00E655B3"/>
    <w:rsid w:val="00E67EC1"/>
    <w:rsid w:val="00E7011C"/>
    <w:rsid w:val="00E70913"/>
    <w:rsid w:val="00E73E4F"/>
    <w:rsid w:val="00E757B9"/>
    <w:rsid w:val="00E81780"/>
    <w:rsid w:val="00E83679"/>
    <w:rsid w:val="00E85D38"/>
    <w:rsid w:val="00E94419"/>
    <w:rsid w:val="00E946CF"/>
    <w:rsid w:val="00E97B32"/>
    <w:rsid w:val="00EA0275"/>
    <w:rsid w:val="00EA083E"/>
    <w:rsid w:val="00EA5BB4"/>
    <w:rsid w:val="00EA5EF0"/>
    <w:rsid w:val="00EA6223"/>
    <w:rsid w:val="00EA703C"/>
    <w:rsid w:val="00EB00F1"/>
    <w:rsid w:val="00EB13BD"/>
    <w:rsid w:val="00EB218D"/>
    <w:rsid w:val="00EB51F4"/>
    <w:rsid w:val="00EB6AC7"/>
    <w:rsid w:val="00EC255D"/>
    <w:rsid w:val="00ED1954"/>
    <w:rsid w:val="00ED25AB"/>
    <w:rsid w:val="00ED48E9"/>
    <w:rsid w:val="00ED6B6D"/>
    <w:rsid w:val="00ED6F78"/>
    <w:rsid w:val="00ED7728"/>
    <w:rsid w:val="00ED7F54"/>
    <w:rsid w:val="00EE0CFA"/>
    <w:rsid w:val="00EE18C0"/>
    <w:rsid w:val="00EE386D"/>
    <w:rsid w:val="00EE38C0"/>
    <w:rsid w:val="00EE47DE"/>
    <w:rsid w:val="00EE5E74"/>
    <w:rsid w:val="00EE7688"/>
    <w:rsid w:val="00EE7BA9"/>
    <w:rsid w:val="00EF5053"/>
    <w:rsid w:val="00F0342C"/>
    <w:rsid w:val="00F03E01"/>
    <w:rsid w:val="00F043E0"/>
    <w:rsid w:val="00F06A82"/>
    <w:rsid w:val="00F10FE5"/>
    <w:rsid w:val="00F112C3"/>
    <w:rsid w:val="00F16546"/>
    <w:rsid w:val="00F23018"/>
    <w:rsid w:val="00F23E7F"/>
    <w:rsid w:val="00F2506A"/>
    <w:rsid w:val="00F263DF"/>
    <w:rsid w:val="00F32CE6"/>
    <w:rsid w:val="00F34245"/>
    <w:rsid w:val="00F378F7"/>
    <w:rsid w:val="00F41164"/>
    <w:rsid w:val="00F43345"/>
    <w:rsid w:val="00F433EB"/>
    <w:rsid w:val="00F4404D"/>
    <w:rsid w:val="00F44106"/>
    <w:rsid w:val="00F5031D"/>
    <w:rsid w:val="00F51CB0"/>
    <w:rsid w:val="00F5203F"/>
    <w:rsid w:val="00F541FE"/>
    <w:rsid w:val="00F55FF0"/>
    <w:rsid w:val="00F56C76"/>
    <w:rsid w:val="00F718C8"/>
    <w:rsid w:val="00F74487"/>
    <w:rsid w:val="00F74BD5"/>
    <w:rsid w:val="00F753D5"/>
    <w:rsid w:val="00F81D33"/>
    <w:rsid w:val="00F85821"/>
    <w:rsid w:val="00F91C55"/>
    <w:rsid w:val="00F96DB7"/>
    <w:rsid w:val="00FA1752"/>
    <w:rsid w:val="00FA3F88"/>
    <w:rsid w:val="00FA4BD0"/>
    <w:rsid w:val="00FA601B"/>
    <w:rsid w:val="00FA7C04"/>
    <w:rsid w:val="00FB14CD"/>
    <w:rsid w:val="00FB3930"/>
    <w:rsid w:val="00FB5872"/>
    <w:rsid w:val="00FC4050"/>
    <w:rsid w:val="00FC5788"/>
    <w:rsid w:val="00FD1798"/>
    <w:rsid w:val="00FD1FC1"/>
    <w:rsid w:val="00FD3C98"/>
    <w:rsid w:val="00FE1CAD"/>
    <w:rsid w:val="00FE1D41"/>
    <w:rsid w:val="00FE24E2"/>
    <w:rsid w:val="00FE2605"/>
    <w:rsid w:val="00FE76A8"/>
    <w:rsid w:val="00FE7DA6"/>
    <w:rsid w:val="00FF05CC"/>
    <w:rsid w:val="00FF08FC"/>
    <w:rsid w:val="00FF12A6"/>
    <w:rsid w:val="00FF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43C0C"/>
  <w14:defaultImageDpi w14:val="32767"/>
  <w15:chartTrackingRefBased/>
  <w15:docId w15:val="{E1BB5157-7474-CA43-8176-A170668C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C76"/>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C97"/>
    <w:pPr>
      <w:ind w:left="720"/>
      <w:contextualSpacing/>
    </w:pPr>
    <w:rPr>
      <w:rFonts w:asciiTheme="minorHAnsi" w:hAnsiTheme="minorHAnsi" w:cstheme="minorBidi"/>
      <w:lang w:eastAsia="en-US"/>
    </w:rPr>
  </w:style>
  <w:style w:type="character" w:styleId="PlaceholderText">
    <w:name w:val="Placeholder Text"/>
    <w:basedOn w:val="DefaultParagraphFont"/>
    <w:uiPriority w:val="99"/>
    <w:semiHidden/>
    <w:rsid w:val="00096E29"/>
    <w:rPr>
      <w:color w:val="808080"/>
    </w:rPr>
  </w:style>
  <w:style w:type="paragraph" w:styleId="FootnoteText">
    <w:name w:val="footnote text"/>
    <w:basedOn w:val="Normal"/>
    <w:link w:val="FootnoteTextChar"/>
    <w:uiPriority w:val="99"/>
    <w:unhideWhenUsed/>
    <w:rsid w:val="00096E29"/>
    <w:rPr>
      <w:rFonts w:asciiTheme="minorHAnsi" w:hAnsiTheme="minorHAnsi" w:cstheme="minorBidi"/>
      <w:lang w:eastAsia="en-US"/>
    </w:rPr>
  </w:style>
  <w:style w:type="character" w:customStyle="1" w:styleId="FootnoteTextChar">
    <w:name w:val="Footnote Text Char"/>
    <w:basedOn w:val="DefaultParagraphFont"/>
    <w:link w:val="FootnoteText"/>
    <w:uiPriority w:val="99"/>
    <w:rsid w:val="00096E29"/>
  </w:style>
  <w:style w:type="character" w:styleId="FootnoteReference">
    <w:name w:val="footnote reference"/>
    <w:basedOn w:val="DefaultParagraphFont"/>
    <w:uiPriority w:val="99"/>
    <w:unhideWhenUsed/>
    <w:rsid w:val="00096E29"/>
    <w:rPr>
      <w:vertAlign w:val="superscript"/>
    </w:rPr>
  </w:style>
  <w:style w:type="paragraph" w:styleId="EndnoteText">
    <w:name w:val="endnote text"/>
    <w:basedOn w:val="Normal"/>
    <w:link w:val="EndnoteTextChar"/>
    <w:uiPriority w:val="99"/>
    <w:unhideWhenUsed/>
    <w:rsid w:val="00096E29"/>
    <w:rPr>
      <w:rFonts w:asciiTheme="minorHAnsi" w:hAnsiTheme="minorHAnsi" w:cstheme="minorBidi"/>
      <w:lang w:eastAsia="en-US"/>
    </w:rPr>
  </w:style>
  <w:style w:type="character" w:customStyle="1" w:styleId="EndnoteTextChar">
    <w:name w:val="Endnote Text Char"/>
    <w:basedOn w:val="DefaultParagraphFont"/>
    <w:link w:val="EndnoteText"/>
    <w:uiPriority w:val="99"/>
    <w:rsid w:val="00096E29"/>
  </w:style>
  <w:style w:type="character" w:styleId="EndnoteReference">
    <w:name w:val="endnote reference"/>
    <w:basedOn w:val="DefaultParagraphFont"/>
    <w:uiPriority w:val="99"/>
    <w:unhideWhenUsed/>
    <w:rsid w:val="00096E29"/>
    <w:rPr>
      <w:vertAlign w:val="superscript"/>
    </w:rPr>
  </w:style>
  <w:style w:type="character" w:styleId="Hyperlink">
    <w:name w:val="Hyperlink"/>
    <w:basedOn w:val="DefaultParagraphFont"/>
    <w:uiPriority w:val="99"/>
    <w:unhideWhenUsed/>
    <w:rsid w:val="00B351E7"/>
    <w:rPr>
      <w:color w:val="0563C1" w:themeColor="hyperlink"/>
      <w:u w:val="single"/>
    </w:rPr>
  </w:style>
  <w:style w:type="character" w:styleId="FollowedHyperlink">
    <w:name w:val="FollowedHyperlink"/>
    <w:basedOn w:val="DefaultParagraphFont"/>
    <w:uiPriority w:val="99"/>
    <w:semiHidden/>
    <w:unhideWhenUsed/>
    <w:rsid w:val="00B351E7"/>
    <w:rPr>
      <w:color w:val="954F72" w:themeColor="followedHyperlink"/>
      <w:u w:val="single"/>
    </w:rPr>
  </w:style>
  <w:style w:type="paragraph" w:styleId="BalloonText">
    <w:name w:val="Balloon Text"/>
    <w:basedOn w:val="Normal"/>
    <w:link w:val="BalloonTextChar"/>
    <w:uiPriority w:val="99"/>
    <w:semiHidden/>
    <w:unhideWhenUsed/>
    <w:rsid w:val="009A7CF8"/>
    <w:rPr>
      <w:sz w:val="18"/>
      <w:szCs w:val="18"/>
      <w:lang w:eastAsia="en-US"/>
    </w:rPr>
  </w:style>
  <w:style w:type="character" w:customStyle="1" w:styleId="BalloonTextChar">
    <w:name w:val="Balloon Text Char"/>
    <w:basedOn w:val="DefaultParagraphFont"/>
    <w:link w:val="BalloonText"/>
    <w:uiPriority w:val="99"/>
    <w:semiHidden/>
    <w:rsid w:val="009A7CF8"/>
    <w:rPr>
      <w:rFonts w:ascii="Times New Roman" w:hAnsi="Times New Roman" w:cs="Times New Roman"/>
      <w:sz w:val="18"/>
      <w:szCs w:val="18"/>
    </w:rPr>
  </w:style>
  <w:style w:type="character" w:customStyle="1" w:styleId="ref-journal">
    <w:name w:val="ref-journal"/>
    <w:basedOn w:val="DefaultParagraphFont"/>
    <w:rsid w:val="00D05430"/>
  </w:style>
  <w:style w:type="character" w:customStyle="1" w:styleId="ref-vol">
    <w:name w:val="ref-vol"/>
    <w:basedOn w:val="DefaultParagraphFont"/>
    <w:rsid w:val="00D05430"/>
  </w:style>
  <w:style w:type="character" w:styleId="CommentReference">
    <w:name w:val="annotation reference"/>
    <w:basedOn w:val="DefaultParagraphFont"/>
    <w:uiPriority w:val="99"/>
    <w:semiHidden/>
    <w:unhideWhenUsed/>
    <w:rsid w:val="004718AE"/>
    <w:rPr>
      <w:sz w:val="16"/>
      <w:szCs w:val="16"/>
    </w:rPr>
  </w:style>
  <w:style w:type="paragraph" w:styleId="CommentText">
    <w:name w:val="annotation text"/>
    <w:basedOn w:val="Normal"/>
    <w:link w:val="CommentTextChar"/>
    <w:uiPriority w:val="99"/>
    <w:semiHidden/>
    <w:unhideWhenUsed/>
    <w:rsid w:val="004718AE"/>
    <w:rPr>
      <w:rFonts w:ascii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4718AE"/>
    <w:rPr>
      <w:sz w:val="20"/>
      <w:szCs w:val="20"/>
    </w:rPr>
  </w:style>
  <w:style w:type="paragraph" w:styleId="CommentSubject">
    <w:name w:val="annotation subject"/>
    <w:basedOn w:val="CommentText"/>
    <w:next w:val="CommentText"/>
    <w:link w:val="CommentSubjectChar"/>
    <w:uiPriority w:val="99"/>
    <w:semiHidden/>
    <w:unhideWhenUsed/>
    <w:rsid w:val="004718AE"/>
    <w:rPr>
      <w:b/>
      <w:bCs/>
    </w:rPr>
  </w:style>
  <w:style w:type="character" w:customStyle="1" w:styleId="CommentSubjectChar">
    <w:name w:val="Comment Subject Char"/>
    <w:basedOn w:val="CommentTextChar"/>
    <w:link w:val="CommentSubject"/>
    <w:uiPriority w:val="99"/>
    <w:semiHidden/>
    <w:rsid w:val="004718AE"/>
    <w:rPr>
      <w:b/>
      <w:bCs/>
      <w:sz w:val="20"/>
      <w:szCs w:val="20"/>
    </w:rPr>
  </w:style>
  <w:style w:type="paragraph" w:styleId="Revision">
    <w:name w:val="Revision"/>
    <w:hidden/>
    <w:uiPriority w:val="99"/>
    <w:semiHidden/>
    <w:rsid w:val="004718AE"/>
  </w:style>
  <w:style w:type="paragraph" w:styleId="Header">
    <w:name w:val="header"/>
    <w:basedOn w:val="Normal"/>
    <w:link w:val="HeaderChar"/>
    <w:uiPriority w:val="99"/>
    <w:unhideWhenUsed/>
    <w:rsid w:val="00E61E6D"/>
    <w:pPr>
      <w:tabs>
        <w:tab w:val="center" w:pos="4680"/>
        <w:tab w:val="right" w:pos="9360"/>
      </w:tabs>
    </w:pPr>
  </w:style>
  <w:style w:type="character" w:customStyle="1" w:styleId="HeaderChar">
    <w:name w:val="Header Char"/>
    <w:basedOn w:val="DefaultParagraphFont"/>
    <w:link w:val="Header"/>
    <w:uiPriority w:val="99"/>
    <w:rsid w:val="00E61E6D"/>
    <w:rPr>
      <w:rFonts w:ascii="Times New Roman" w:hAnsi="Times New Roman" w:cs="Times New Roman"/>
      <w:lang w:eastAsia="zh-CN"/>
    </w:rPr>
  </w:style>
  <w:style w:type="paragraph" w:styleId="Footer">
    <w:name w:val="footer"/>
    <w:basedOn w:val="Normal"/>
    <w:link w:val="FooterChar"/>
    <w:uiPriority w:val="99"/>
    <w:unhideWhenUsed/>
    <w:rsid w:val="00E61E6D"/>
    <w:pPr>
      <w:tabs>
        <w:tab w:val="center" w:pos="4680"/>
        <w:tab w:val="right" w:pos="9360"/>
      </w:tabs>
    </w:pPr>
  </w:style>
  <w:style w:type="character" w:customStyle="1" w:styleId="FooterChar">
    <w:name w:val="Footer Char"/>
    <w:basedOn w:val="DefaultParagraphFont"/>
    <w:link w:val="Footer"/>
    <w:uiPriority w:val="99"/>
    <w:rsid w:val="00E61E6D"/>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5777704">
      <w:bodyDiv w:val="1"/>
      <w:marLeft w:val="0"/>
      <w:marRight w:val="0"/>
      <w:marTop w:val="0"/>
      <w:marBottom w:val="0"/>
      <w:divBdr>
        <w:top w:val="none" w:sz="0" w:space="0" w:color="auto"/>
        <w:left w:val="none" w:sz="0" w:space="0" w:color="auto"/>
        <w:bottom w:val="none" w:sz="0" w:space="0" w:color="auto"/>
        <w:right w:val="none" w:sz="0" w:space="0" w:color="auto"/>
      </w:divBdr>
    </w:div>
    <w:div w:id="1155220546">
      <w:bodyDiv w:val="1"/>
      <w:marLeft w:val="0"/>
      <w:marRight w:val="0"/>
      <w:marTop w:val="0"/>
      <w:marBottom w:val="0"/>
      <w:divBdr>
        <w:top w:val="none" w:sz="0" w:space="0" w:color="auto"/>
        <w:left w:val="none" w:sz="0" w:space="0" w:color="auto"/>
        <w:bottom w:val="none" w:sz="0" w:space="0" w:color="auto"/>
        <w:right w:val="none" w:sz="0" w:space="0" w:color="auto"/>
      </w:divBdr>
    </w:div>
    <w:div w:id="1524124763">
      <w:bodyDiv w:val="1"/>
      <w:marLeft w:val="0"/>
      <w:marRight w:val="0"/>
      <w:marTop w:val="0"/>
      <w:marBottom w:val="0"/>
      <w:divBdr>
        <w:top w:val="none" w:sz="0" w:space="0" w:color="auto"/>
        <w:left w:val="none" w:sz="0" w:space="0" w:color="auto"/>
        <w:bottom w:val="none" w:sz="0" w:space="0" w:color="auto"/>
        <w:right w:val="none" w:sz="0" w:space="0" w:color="auto"/>
      </w:divBdr>
    </w:div>
    <w:div w:id="1530489397">
      <w:bodyDiv w:val="1"/>
      <w:marLeft w:val="0"/>
      <w:marRight w:val="0"/>
      <w:marTop w:val="0"/>
      <w:marBottom w:val="0"/>
      <w:divBdr>
        <w:top w:val="none" w:sz="0" w:space="0" w:color="auto"/>
        <w:left w:val="none" w:sz="0" w:space="0" w:color="auto"/>
        <w:bottom w:val="none" w:sz="0" w:space="0" w:color="auto"/>
        <w:right w:val="none" w:sz="0" w:space="0" w:color="auto"/>
      </w:divBdr>
    </w:div>
    <w:div w:id="19695111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hyperlink" Target="https://dx.doi.org/10.1002%2Fcm.20388" TargetMode="External"/><Relationship Id="rId3" Type="http://schemas.openxmlformats.org/officeDocument/2006/relationships/styles" Target="styles.xml"/><Relationship Id="rId21" Type="http://schemas.openxmlformats.org/officeDocument/2006/relationships/hyperlink" Target="https://doi.org/10.1002/mds.25292"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www.ncbi.nlm.nih.gov/pubmed/?term=Neumann%20M%5BAuthor%5D&amp;cauthor=true&amp;cauthor_uid=27306735"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neurodiscovery.harvard.edu/challeng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ncbi.nlm.nih.gov/pubmed/?term=Mackenzie%20IR%5BAuthor%5D&amp;cauthor=true&amp;cauthor_uid=2730673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ncbi.nlm.nih.gov/pubmed/22806825" TargetMode="External"/><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healthjournalism.org/blog/2014/05/incidence-of-alzheimers-disease-continues-to-rise-as-boomers-age/" TargetMode="External"/><Relationship Id="rId27" Type="http://schemas.openxmlformats.org/officeDocument/2006/relationships/hyperlink" Target="http://doi.org/10.1124/pr.109.002451"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95210EC-7D86-AE41-B8C2-E43DA35C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22777</Words>
  <Characters>129833</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Yang,Qianhui (EID)</dc:creator>
  <cp:keywords/>
  <dc:description/>
  <cp:lastModifiedBy>Yang, Qianhui</cp:lastModifiedBy>
  <cp:revision>2</cp:revision>
  <cp:lastPrinted>2018-03-19T22:18:00Z</cp:lastPrinted>
  <dcterms:created xsi:type="dcterms:W3CDTF">2020-09-03T04:24:00Z</dcterms:created>
  <dcterms:modified xsi:type="dcterms:W3CDTF">2020-09-03T04:24:00Z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caea0144-6bc8-3c40-9dbe-f707d4f5e0fe</vt:lpwstr>
  </property>
  <property fmtid="{D5CDD505-2E9C-101B-9397-08002B2CF9AE}" pid="24" name="Mendeley Citation Style_1">
    <vt:lpwstr>http://www.zotero.org/styles/chicago-author-date</vt:lpwstr>
  </property>
</Properties>
</file>